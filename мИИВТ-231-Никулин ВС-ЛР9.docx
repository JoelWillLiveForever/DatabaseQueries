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D8D92C" w14:textId="77777777" w:rsidR="007F087C" w:rsidRDefault="007F087C" w:rsidP="002C01DB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МИНИСТЕРСТВО НАУКИ И ВЫСШЕГО ОБРАЗОВАНИЯ</w:t>
      </w:r>
      <w:r>
        <w:rPr>
          <w:rFonts w:cs="Times New Roman"/>
          <w:szCs w:val="28"/>
        </w:rPr>
        <w:br/>
        <w:t>РОССИЙСКОЙ ФЕДЕРАЦИИ</w:t>
      </w:r>
    </w:p>
    <w:p w14:paraId="3B10228F" w14:textId="560AF63E" w:rsidR="007F087C" w:rsidRDefault="007F087C" w:rsidP="002C01DB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ФЕДЕРАЛЬНОЕ ГОСУДАРСТВЕННОЕ БЮДЖЕТНОЕ ОБРАЗОВАТЕЛЬНОЕ УЧРЕЖДЕНИЕ ВЫСШЕГО ОБРАЗОВАНИЯ</w:t>
      </w:r>
    </w:p>
    <w:p w14:paraId="750A9CEA" w14:textId="77777777" w:rsidR="007F087C" w:rsidRDefault="007F087C" w:rsidP="002C01DB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«ВОРОНЕЖСКИЙ ГОСУДАРСТВЕННЫЙ ТЕХНИЧЕСКИЙ УНИВЕРСИТЕТ»</w:t>
      </w:r>
      <w:r>
        <w:rPr>
          <w:rFonts w:cs="Times New Roman"/>
          <w:szCs w:val="28"/>
        </w:rPr>
        <w:br/>
        <w:t>(ФГБОУ ВО «ВГТУ», ВГТУ)</w:t>
      </w:r>
    </w:p>
    <w:p w14:paraId="3332BC76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3C74D3A8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68E8B73C" w14:textId="77777777" w:rsidR="007F087C" w:rsidRDefault="007F087C" w:rsidP="002C01DB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Факультет информационных технологий и компьютерной безопасности</w:t>
      </w:r>
    </w:p>
    <w:p w14:paraId="42CA6585" w14:textId="6EA550B4" w:rsidR="007F087C" w:rsidRDefault="007F087C" w:rsidP="002C01DB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компьютерных интеллектуальных технологий проектирования</w:t>
      </w:r>
    </w:p>
    <w:p w14:paraId="69A5684B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099F024E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342823E2" w14:textId="65D33FD7" w:rsidR="007F087C" w:rsidRPr="006B5FD7" w:rsidRDefault="007F087C" w:rsidP="00F36291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ОТЧЁТ ПО ЛАБОРАТОРНОЙ РАБОТЕ №</w:t>
      </w:r>
      <w:r w:rsidR="00E027C8" w:rsidRPr="006B5FD7">
        <w:rPr>
          <w:rFonts w:cs="Times New Roman"/>
          <w:szCs w:val="28"/>
        </w:rPr>
        <w:t>9</w:t>
      </w:r>
    </w:p>
    <w:p w14:paraId="02F55BC3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19CE0655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0FD5B118" w14:textId="77777777" w:rsidR="007F087C" w:rsidRDefault="007F087C" w:rsidP="002C01DB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По дисциплине: «</w:t>
      </w:r>
      <w:r>
        <w:rPr>
          <w:rFonts w:cs="Times New Roman"/>
          <w:szCs w:val="28"/>
          <w:u w:val="single"/>
        </w:rPr>
        <w:t>Системы хранения и обработки данных</w:t>
      </w:r>
      <w:r>
        <w:rPr>
          <w:rFonts w:cs="Times New Roman"/>
          <w:szCs w:val="28"/>
        </w:rPr>
        <w:t>»</w:t>
      </w:r>
    </w:p>
    <w:p w14:paraId="13F79168" w14:textId="0F59AF96" w:rsidR="007F087C" w:rsidRDefault="007F087C" w:rsidP="002C01DB">
      <w:pPr>
        <w:ind w:firstLine="0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Тема: «</w:t>
      </w:r>
      <w:r w:rsidR="006B5FD7">
        <w:rPr>
          <w:rFonts w:cs="Times New Roman"/>
          <w:szCs w:val="28"/>
          <w:u w:val="single"/>
        </w:rPr>
        <w:t>Формирование запросов к базе данных</w:t>
      </w:r>
      <w:r>
        <w:rPr>
          <w:rFonts w:cs="Times New Roman"/>
        </w:rPr>
        <w:t>»</w:t>
      </w:r>
    </w:p>
    <w:p w14:paraId="1B91F24A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4908BA81" w14:textId="77777777" w:rsidR="007F087C" w:rsidRDefault="007F087C" w:rsidP="002C01DB">
      <w:pPr>
        <w:spacing w:line="240" w:lineRule="auto"/>
        <w:ind w:firstLine="0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Выполнил работу студент группы мИИВТ-231:</w:t>
      </w:r>
      <w:r>
        <w:rPr>
          <w:rFonts w:cs="Times New Roman"/>
          <w:szCs w:val="28"/>
          <w:u w:val="single"/>
        </w:rPr>
        <w:t xml:space="preserve">                                         Никулин В.С.</w:t>
      </w:r>
    </w:p>
    <w:p w14:paraId="6EE7B47D" w14:textId="77777777" w:rsidR="007F087C" w:rsidRDefault="007F087C" w:rsidP="007F087C">
      <w:pPr>
        <w:spacing w:line="240" w:lineRule="auto"/>
        <w:ind w:firstLine="5812"/>
        <w:rPr>
          <w:rFonts w:cs="Times New Roman"/>
          <w:szCs w:val="28"/>
          <w:vertAlign w:val="superscript"/>
        </w:rPr>
      </w:pPr>
      <w:r>
        <w:rPr>
          <w:rFonts w:cs="Times New Roman"/>
          <w:szCs w:val="28"/>
          <w:vertAlign w:val="superscript"/>
        </w:rPr>
        <w:t>подпись, дата</w:t>
      </w:r>
    </w:p>
    <w:p w14:paraId="4A040024" w14:textId="77777777" w:rsidR="007F087C" w:rsidRPr="0061217A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1686521A" w14:textId="77777777" w:rsidR="007F087C" w:rsidRDefault="007F087C" w:rsidP="002C01DB">
      <w:pPr>
        <w:spacing w:line="240" w:lineRule="auto"/>
        <w:ind w:firstLine="0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Принял:</w:t>
      </w:r>
      <w:r>
        <w:rPr>
          <w:rFonts w:cs="Times New Roman"/>
          <w:szCs w:val="28"/>
          <w:u w:val="single"/>
        </w:rPr>
        <w:t xml:space="preserve">                                                                                                         Короленко В.В.</w:t>
      </w:r>
    </w:p>
    <w:p w14:paraId="3A086DF0" w14:textId="77777777" w:rsidR="007F087C" w:rsidRDefault="007F087C" w:rsidP="007F087C">
      <w:pPr>
        <w:spacing w:line="240" w:lineRule="auto"/>
        <w:ind w:firstLine="5812"/>
        <w:rPr>
          <w:rFonts w:cs="Times New Roman"/>
          <w:szCs w:val="28"/>
          <w:vertAlign w:val="superscript"/>
        </w:rPr>
      </w:pPr>
      <w:r>
        <w:rPr>
          <w:rFonts w:cs="Times New Roman"/>
          <w:szCs w:val="28"/>
          <w:vertAlign w:val="superscript"/>
        </w:rPr>
        <w:t>подпись, дата</w:t>
      </w:r>
    </w:p>
    <w:p w14:paraId="706E5665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53F54219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22D5B09D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7AE544BC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488ADF00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1299E2D6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349FEB6F" w14:textId="15359DA1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44ECEC66" w14:textId="77777777" w:rsidR="00331D4C" w:rsidRDefault="00331D4C" w:rsidP="00F36291">
      <w:pPr>
        <w:ind w:firstLine="0"/>
        <w:jc w:val="center"/>
        <w:rPr>
          <w:rFonts w:cs="Times New Roman"/>
          <w:szCs w:val="28"/>
        </w:rPr>
      </w:pPr>
    </w:p>
    <w:p w14:paraId="7617C3EF" w14:textId="3C77B33F" w:rsidR="007F087C" w:rsidRDefault="007F087C" w:rsidP="00F36291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Воронеж 2023</w:t>
      </w:r>
    </w:p>
    <w:p w14:paraId="57245818" w14:textId="77777777" w:rsidR="007F087C" w:rsidRDefault="007F087C">
      <w:pPr>
        <w:suppressAutoHyphens/>
        <w:spacing w:line="240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9CFA174" w14:textId="4E888227" w:rsidR="000973CD" w:rsidRDefault="000973CD" w:rsidP="003B74F6">
      <w:pPr>
        <w:widowControl w:val="0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lastRenderedPageBreak/>
        <w:t>Цель работы</w:t>
      </w:r>
      <w:r w:rsidRPr="000973CD">
        <w:rPr>
          <w:rFonts w:cs="Times New Roman"/>
          <w:b/>
          <w:bCs/>
          <w:szCs w:val="28"/>
        </w:rPr>
        <w:t>:</w:t>
      </w:r>
      <w:r w:rsidRPr="000973CD">
        <w:rPr>
          <w:rFonts w:cs="Times New Roman"/>
          <w:szCs w:val="28"/>
        </w:rPr>
        <w:t xml:space="preserve"> </w:t>
      </w:r>
      <w:r w:rsidR="0034191B">
        <w:t>изучить синтаксис и основные команды для формирования запросов к базе данных, освоить процесс формирования SQL-запросов.</w:t>
      </w:r>
    </w:p>
    <w:p w14:paraId="4A8F810E" w14:textId="77777777" w:rsidR="003F206A" w:rsidRPr="000973CD" w:rsidRDefault="003F206A">
      <w:pPr>
        <w:widowControl w:val="0"/>
        <w:rPr>
          <w:rFonts w:cs="Times New Roman"/>
          <w:szCs w:val="28"/>
        </w:rPr>
      </w:pPr>
    </w:p>
    <w:p w14:paraId="0C18D620" w14:textId="40FE11BC" w:rsidR="00D9224E" w:rsidRPr="00471C31" w:rsidRDefault="00D9224E">
      <w:pPr>
        <w:widowControl w:val="0"/>
        <w:rPr>
          <w:rFonts w:cs="Times New Roman"/>
          <w:b/>
          <w:bCs/>
          <w:szCs w:val="28"/>
        </w:rPr>
      </w:pPr>
      <w:r w:rsidRPr="00D9224E">
        <w:rPr>
          <w:rFonts w:cs="Times New Roman"/>
          <w:b/>
          <w:bCs/>
          <w:szCs w:val="28"/>
        </w:rPr>
        <w:t>Задач</w:t>
      </w:r>
      <w:r w:rsidR="00F05A17">
        <w:rPr>
          <w:rFonts w:cs="Times New Roman"/>
          <w:b/>
          <w:bCs/>
          <w:szCs w:val="28"/>
        </w:rPr>
        <w:t>и работы</w:t>
      </w:r>
      <w:r w:rsidRPr="00D9224E">
        <w:rPr>
          <w:rFonts w:cs="Times New Roman"/>
          <w:b/>
          <w:bCs/>
          <w:szCs w:val="28"/>
        </w:rPr>
        <w:t>:</w:t>
      </w:r>
      <w:r w:rsidR="00471C31">
        <w:rPr>
          <w:rFonts w:cs="Times New Roman"/>
          <w:szCs w:val="28"/>
        </w:rPr>
        <w:t xml:space="preserve"> </w:t>
      </w:r>
    </w:p>
    <w:p w14:paraId="6491A542" w14:textId="0B2F94AD" w:rsidR="00CC1217" w:rsidRDefault="00543A36" w:rsidP="00B62E19">
      <w:pPr>
        <w:widowControl w:val="0"/>
        <w:rPr>
          <w:rFonts w:cs="Times New Roman"/>
          <w:szCs w:val="28"/>
        </w:rPr>
      </w:pPr>
      <w:r>
        <w:t>1) Изучить синтаксис SQL-запросов в СУБД Postgres.</w:t>
      </w:r>
    </w:p>
    <w:p w14:paraId="52FFE321" w14:textId="656DB3CD" w:rsidR="00A32B0A" w:rsidRDefault="00543A36" w:rsidP="00B62E19">
      <w:pPr>
        <w:widowControl w:val="0"/>
        <w:rPr>
          <w:rFonts w:cs="Times New Roman"/>
          <w:szCs w:val="28"/>
        </w:rPr>
      </w:pPr>
      <w:r>
        <w:t>2) Изучить основы формирования SQL-запросов, включая такие вопросы, как: подзапросы, агрегатные функции, объединение таблиц.</w:t>
      </w:r>
    </w:p>
    <w:p w14:paraId="0781EDFA" w14:textId="40E6A8E6" w:rsidR="00A32B0A" w:rsidRDefault="00702096" w:rsidP="00B62E19">
      <w:pPr>
        <w:widowControl w:val="0"/>
        <w:rPr>
          <w:rFonts w:cs="Times New Roman"/>
          <w:szCs w:val="28"/>
        </w:rPr>
      </w:pPr>
      <w:r>
        <w:t>3) Изучить способы оптимизации запросов, план запроса, оконные функции.</w:t>
      </w:r>
    </w:p>
    <w:p w14:paraId="621C88E0" w14:textId="204F7DDF" w:rsidR="00702096" w:rsidRDefault="00CA1F0D" w:rsidP="00B62E19">
      <w:pPr>
        <w:widowControl w:val="0"/>
        <w:rPr>
          <w:rFonts w:cs="Times New Roman"/>
          <w:szCs w:val="28"/>
        </w:rPr>
      </w:pPr>
      <w:r>
        <w:t>4) Сформировать SQL-запросы для создания таблиц в СУБД Postgres с соответствии со следующей структурой:</w:t>
      </w:r>
    </w:p>
    <w:p w14:paraId="07708377" w14:textId="77777777" w:rsidR="00913768" w:rsidRDefault="00913768" w:rsidP="00B62E19">
      <w:pPr>
        <w:widowControl w:val="0"/>
      </w:pPr>
      <w:r>
        <w:t>a) Customers — информация о клиентах:</w:t>
      </w:r>
    </w:p>
    <w:p w14:paraId="019AC3EC" w14:textId="77777777" w:rsidR="00913768" w:rsidRDefault="00913768" w:rsidP="00913768">
      <w:pPr>
        <w:widowControl w:val="0"/>
        <w:ind w:left="709"/>
      </w:pPr>
      <w:r>
        <w:t>• CustomerID (int, PK) — уникальный идентификатор клиента.</w:t>
      </w:r>
    </w:p>
    <w:p w14:paraId="3BD5ACD7" w14:textId="77777777" w:rsidR="00913768" w:rsidRDefault="00913768" w:rsidP="00913768">
      <w:pPr>
        <w:widowControl w:val="0"/>
        <w:ind w:left="709"/>
      </w:pPr>
      <w:r>
        <w:t>• FirstName (varchar) — имя клиента.</w:t>
      </w:r>
    </w:p>
    <w:p w14:paraId="5C62A6D1" w14:textId="77777777" w:rsidR="00913768" w:rsidRDefault="00913768" w:rsidP="00913768">
      <w:pPr>
        <w:widowControl w:val="0"/>
        <w:ind w:left="709"/>
      </w:pPr>
      <w:r>
        <w:t>• LastName (varchar) — фамилия клиента.</w:t>
      </w:r>
    </w:p>
    <w:p w14:paraId="72CA724F" w14:textId="3690643F" w:rsidR="00702096" w:rsidRDefault="00913768" w:rsidP="00913768">
      <w:pPr>
        <w:widowControl w:val="0"/>
        <w:ind w:left="709"/>
        <w:rPr>
          <w:rFonts w:cs="Times New Roman"/>
          <w:szCs w:val="28"/>
        </w:rPr>
      </w:pPr>
      <w:r>
        <w:t>• Email (varchar) — адрес электронной почты клиента.</w:t>
      </w:r>
    </w:p>
    <w:p w14:paraId="34F3D612" w14:textId="77777777" w:rsidR="00275F3C" w:rsidRDefault="00275F3C" w:rsidP="00B62E19">
      <w:pPr>
        <w:widowControl w:val="0"/>
      </w:pPr>
      <w:r>
        <w:t>b) Orders — информация о заказах:</w:t>
      </w:r>
    </w:p>
    <w:p w14:paraId="4707355D" w14:textId="77777777" w:rsidR="00275F3C" w:rsidRDefault="00275F3C" w:rsidP="00275F3C">
      <w:pPr>
        <w:widowControl w:val="0"/>
        <w:ind w:left="709"/>
      </w:pPr>
      <w:r>
        <w:t>• OrderID (int, PK) — уникальный идентификатор заказа.</w:t>
      </w:r>
    </w:p>
    <w:p w14:paraId="5FBDAC36" w14:textId="77777777" w:rsidR="00275F3C" w:rsidRDefault="00275F3C" w:rsidP="00275F3C">
      <w:pPr>
        <w:widowControl w:val="0"/>
        <w:ind w:left="709"/>
      </w:pPr>
      <w:r>
        <w:t>• CustomerID (int) — идентификатор клиента, совершившего заказ.</w:t>
      </w:r>
    </w:p>
    <w:p w14:paraId="47EFF729" w14:textId="77777777" w:rsidR="00275F3C" w:rsidRDefault="00275F3C" w:rsidP="00275F3C">
      <w:pPr>
        <w:widowControl w:val="0"/>
        <w:ind w:left="709"/>
      </w:pPr>
      <w:r>
        <w:t>• OrderDate (datetime) — дата и время создания заказа.</w:t>
      </w:r>
    </w:p>
    <w:p w14:paraId="46F73C99" w14:textId="15FA8C95" w:rsidR="00702096" w:rsidRDefault="00275F3C" w:rsidP="00275F3C">
      <w:pPr>
        <w:widowControl w:val="0"/>
        <w:ind w:left="709"/>
        <w:rPr>
          <w:rFonts w:cs="Times New Roman"/>
          <w:szCs w:val="28"/>
        </w:rPr>
      </w:pPr>
      <w:r>
        <w:t>• TotalAmount (decimal) — общая стоимость заказа.</w:t>
      </w:r>
    </w:p>
    <w:p w14:paraId="405B80C6" w14:textId="77777777" w:rsidR="00D208BA" w:rsidRDefault="00D208BA" w:rsidP="00B62E19">
      <w:pPr>
        <w:widowControl w:val="0"/>
      </w:pPr>
      <w:r>
        <w:t>c) OrderDetails — информация о деталях заказов:</w:t>
      </w:r>
    </w:p>
    <w:p w14:paraId="44C2E3D7" w14:textId="77777777" w:rsidR="00D208BA" w:rsidRDefault="00D208BA" w:rsidP="00D208BA">
      <w:pPr>
        <w:widowControl w:val="0"/>
        <w:ind w:left="709"/>
      </w:pPr>
      <w:r>
        <w:t>• OrderDetailID (int, PK) — уникальный идентификатор детали заказа.</w:t>
      </w:r>
    </w:p>
    <w:p w14:paraId="2C470753" w14:textId="77777777" w:rsidR="00D208BA" w:rsidRDefault="00D208BA" w:rsidP="00D208BA">
      <w:pPr>
        <w:widowControl w:val="0"/>
        <w:ind w:left="709"/>
      </w:pPr>
      <w:r>
        <w:t>• OrderID (int) — идентификатор заказа.</w:t>
      </w:r>
    </w:p>
    <w:p w14:paraId="53BFDD71" w14:textId="77777777" w:rsidR="00D208BA" w:rsidRDefault="00D208BA" w:rsidP="00D208BA">
      <w:pPr>
        <w:widowControl w:val="0"/>
        <w:ind w:left="709"/>
      </w:pPr>
      <w:r>
        <w:t>• ProductID (int) — идентификатор продукта в заказе.</w:t>
      </w:r>
    </w:p>
    <w:p w14:paraId="2F99638E" w14:textId="77777777" w:rsidR="00D208BA" w:rsidRDefault="00D208BA" w:rsidP="00D208BA">
      <w:pPr>
        <w:widowControl w:val="0"/>
        <w:ind w:left="709"/>
      </w:pPr>
      <w:r>
        <w:t>• Quantity (int) — количество продуктов в заказе.</w:t>
      </w:r>
    </w:p>
    <w:p w14:paraId="498F0DBA" w14:textId="2CDCD9B9" w:rsidR="00702096" w:rsidRDefault="00D208BA" w:rsidP="00D208BA">
      <w:pPr>
        <w:widowControl w:val="0"/>
        <w:ind w:left="709"/>
        <w:rPr>
          <w:rFonts w:cs="Times New Roman"/>
          <w:szCs w:val="28"/>
        </w:rPr>
      </w:pPr>
      <w:r>
        <w:t>• UnitPrice (decimal) — цена за единицу продукта.</w:t>
      </w:r>
    </w:p>
    <w:p w14:paraId="14426397" w14:textId="4C692258" w:rsidR="00702096" w:rsidRDefault="00DA09B3" w:rsidP="00B62E19">
      <w:pPr>
        <w:widowControl w:val="0"/>
        <w:rPr>
          <w:rFonts w:cs="Times New Roman"/>
          <w:szCs w:val="28"/>
        </w:rPr>
      </w:pPr>
      <w:r>
        <w:t>5) При необходимости создать дополнительные атрибуты и таблицы.</w:t>
      </w:r>
    </w:p>
    <w:p w14:paraId="7C41FD32" w14:textId="3528B43F" w:rsidR="00702096" w:rsidRDefault="00200BD5" w:rsidP="00B62E19">
      <w:pPr>
        <w:widowControl w:val="0"/>
        <w:rPr>
          <w:rFonts w:cs="Times New Roman"/>
          <w:szCs w:val="28"/>
        </w:rPr>
      </w:pPr>
      <w:r>
        <w:t>6) Наполнить базу данных данными (таблицы по 20 – 50 строк).</w:t>
      </w:r>
    </w:p>
    <w:p w14:paraId="06C533BB" w14:textId="73EA4DD9" w:rsidR="00702096" w:rsidRPr="00E13E1F" w:rsidRDefault="00106A36" w:rsidP="00B62E19">
      <w:pPr>
        <w:widowControl w:val="0"/>
        <w:rPr>
          <w:rFonts w:cs="Times New Roman"/>
          <w:szCs w:val="28"/>
        </w:rPr>
      </w:pPr>
      <w:r>
        <w:t xml:space="preserve">7) Сформировать SQL-запрос, который возвращает список клиентов (имя и </w:t>
      </w:r>
      <w:r>
        <w:lastRenderedPageBreak/>
        <w:t>фамилия) и суммарную стоимость заказов каждого клиента (должны отобразиться столбцы с именем, фамилией и стоимостью). То есть все заказы каждого клиента надо просуммировать</w:t>
      </w:r>
      <w:r w:rsidR="00993706" w:rsidRPr="00E13E1F">
        <w:t>.</w:t>
      </w:r>
    </w:p>
    <w:p w14:paraId="77EA7138" w14:textId="77777777" w:rsidR="00E13E1F" w:rsidRDefault="00E13E1F" w:rsidP="00B62E19">
      <w:pPr>
        <w:widowControl w:val="0"/>
        <w:rPr>
          <w:i/>
          <w:iCs/>
        </w:rPr>
      </w:pPr>
      <w:r w:rsidRPr="00E13E1F">
        <w:rPr>
          <w:i/>
          <w:iCs/>
        </w:rPr>
        <w:t>Примечание: при формировании SQL запросов необходимо:</w:t>
      </w:r>
    </w:p>
    <w:p w14:paraId="18F233F3" w14:textId="77777777" w:rsidR="00E13E1F" w:rsidRDefault="00E13E1F" w:rsidP="00B62E19">
      <w:pPr>
        <w:widowControl w:val="0"/>
        <w:rPr>
          <w:i/>
          <w:iCs/>
        </w:rPr>
      </w:pPr>
      <w:r w:rsidRPr="00E13E1F">
        <w:rPr>
          <w:i/>
          <w:iCs/>
        </w:rPr>
        <w:t>• использовать подзапросы, агрегатные функции и объединения таблиц (там, где нужно);</w:t>
      </w:r>
    </w:p>
    <w:p w14:paraId="775B7F03" w14:textId="2A083BFD" w:rsidR="00702096" w:rsidRPr="00E13E1F" w:rsidRDefault="00E13E1F" w:rsidP="00B62E19">
      <w:pPr>
        <w:widowControl w:val="0"/>
        <w:rPr>
          <w:rFonts w:cs="Times New Roman"/>
          <w:i/>
          <w:iCs/>
          <w:szCs w:val="28"/>
        </w:rPr>
      </w:pPr>
      <w:r w:rsidRPr="00E13E1F">
        <w:rPr>
          <w:i/>
          <w:iCs/>
        </w:rPr>
        <w:t>• оптимизировать запрос, если это возможно.</w:t>
      </w:r>
    </w:p>
    <w:p w14:paraId="743BDAAE" w14:textId="280C3A33" w:rsidR="00702096" w:rsidRDefault="000F0164" w:rsidP="00B62E19">
      <w:pPr>
        <w:widowControl w:val="0"/>
        <w:rPr>
          <w:rFonts w:cs="Times New Roman"/>
          <w:szCs w:val="28"/>
        </w:rPr>
      </w:pPr>
      <w:r>
        <w:t>8) Отсортировать с полученный список по убыванию суммарной стоимости заказов клиента.</w:t>
      </w:r>
    </w:p>
    <w:p w14:paraId="37F6CD5E" w14:textId="7315857E" w:rsidR="000F0164" w:rsidRDefault="000F0164" w:rsidP="00B62E19">
      <w:pPr>
        <w:widowControl w:val="0"/>
        <w:rPr>
          <w:rFonts w:cs="Times New Roman"/>
          <w:szCs w:val="28"/>
        </w:rPr>
      </w:pPr>
      <w:r>
        <w:t>9) Добавить столбец со средней суммарной стоимостью заказов.</w:t>
      </w:r>
    </w:p>
    <w:p w14:paraId="0CD647A4" w14:textId="14C654B8" w:rsidR="000F0164" w:rsidRDefault="005D7072" w:rsidP="00B62E19">
      <w:pPr>
        <w:widowControl w:val="0"/>
        <w:rPr>
          <w:rFonts w:cs="Times New Roman"/>
          <w:szCs w:val="28"/>
        </w:rPr>
      </w:pPr>
      <w:r>
        <w:t>10) Вывести клиента (список клиентов) с наибольшей суммарной стоимостью заказов (имя, фамилия, стоимость).</w:t>
      </w:r>
    </w:p>
    <w:p w14:paraId="4133C498" w14:textId="248440AD" w:rsidR="000F0164" w:rsidRDefault="00C54B24" w:rsidP="00B62E19">
      <w:pPr>
        <w:widowControl w:val="0"/>
        <w:rPr>
          <w:rFonts w:cs="Times New Roman"/>
          <w:szCs w:val="28"/>
        </w:rPr>
      </w:pPr>
      <w:r>
        <w:t>11) Для каждого клиента с наибольшей суммарной стоимостью заказов вывести список его заказов (номер заказа и стоимость) в порядке возрастания стоимости заказа.</w:t>
      </w:r>
    </w:p>
    <w:p w14:paraId="63B8AF38" w14:textId="2C64AED6" w:rsidR="000F0164" w:rsidRDefault="00194E37" w:rsidP="00B62E19">
      <w:pPr>
        <w:widowControl w:val="0"/>
        <w:rPr>
          <w:rFonts w:cs="Times New Roman"/>
          <w:szCs w:val="28"/>
        </w:rPr>
      </w:pPr>
      <w:r>
        <w:t>12) Вывести только тех клиентов, у которых суммарная стоимость заказов превышает среднюю суммарную стоимость заказов клиентов (имя, фамилия, суммарная стоимость заказов клиента, средняя стоимость заказа).</w:t>
      </w:r>
    </w:p>
    <w:p w14:paraId="501F7F24" w14:textId="607CCD10" w:rsidR="000F0164" w:rsidRDefault="001009B8" w:rsidP="00B62E19">
      <w:pPr>
        <w:widowControl w:val="0"/>
        <w:rPr>
          <w:rFonts w:cs="Times New Roman"/>
          <w:szCs w:val="28"/>
        </w:rPr>
      </w:pPr>
      <w:r>
        <w:t>13) Сохранить SQL-запросы в соответствующем файле со скриптами SQL.</w:t>
      </w:r>
    </w:p>
    <w:p w14:paraId="118ABA26" w14:textId="28EE8709" w:rsidR="000F0164" w:rsidRDefault="00CB0375" w:rsidP="00B62E19">
      <w:pPr>
        <w:widowControl w:val="0"/>
        <w:rPr>
          <w:rFonts w:cs="Times New Roman"/>
          <w:szCs w:val="28"/>
        </w:rPr>
      </w:pPr>
      <w:r>
        <w:t>14) Сформулировать задачу, аналогичную изложенной выше (в пунктах 4 – 12), на основе базы данных, разработанной в предыдущей лабораторной работе в соответствии с индивидуальным заданием. Для своей задачи разрешается создать новую базу данных либо дополнить уже имеющуюся.</w:t>
      </w:r>
    </w:p>
    <w:p w14:paraId="239D8FD9" w14:textId="74B3E372" w:rsidR="000F0164" w:rsidRDefault="00F30808" w:rsidP="00B62E19">
      <w:pPr>
        <w:widowControl w:val="0"/>
        <w:rPr>
          <w:rFonts w:cs="Times New Roman"/>
          <w:szCs w:val="28"/>
        </w:rPr>
      </w:pPr>
      <w:r>
        <w:t>15) Сохранить SQL-запросы для решения задачи согласно индивидуальному заданию в соответствующем файле со скриптами SQL.</w:t>
      </w:r>
    </w:p>
    <w:p w14:paraId="2C323AF5" w14:textId="7C3041D6" w:rsidR="000F0164" w:rsidRDefault="00040453" w:rsidP="00B62E19">
      <w:pPr>
        <w:widowControl w:val="0"/>
        <w:rPr>
          <w:rFonts w:cs="Times New Roman"/>
          <w:szCs w:val="28"/>
        </w:rPr>
      </w:pPr>
      <w:r>
        <w:t>16) Описать каждый запрос (что делает запрос, из каких элементов (составляющих) состоит запрос, роль этих составляющих) (как для тренировочной задачи, так и для задачи в соответствии с индивидуальным заданием) в форме комментариев в файле со скриптами.</w:t>
      </w:r>
    </w:p>
    <w:p w14:paraId="63F89F59" w14:textId="7E857F4F" w:rsidR="000F0164" w:rsidRDefault="00BC536A" w:rsidP="00B62E19">
      <w:pPr>
        <w:widowControl w:val="0"/>
        <w:rPr>
          <w:rFonts w:cs="Times New Roman"/>
          <w:szCs w:val="28"/>
        </w:rPr>
      </w:pPr>
      <w:r>
        <w:lastRenderedPageBreak/>
        <w:t>17) Обернуть созданную базу данных в docker-контейнер (файл docker-compose.yml).</w:t>
      </w:r>
    </w:p>
    <w:p w14:paraId="06C9C892" w14:textId="6551F7BA" w:rsidR="000F0164" w:rsidRDefault="00ED46F0" w:rsidP="00B62E19">
      <w:pPr>
        <w:widowControl w:val="0"/>
        <w:rPr>
          <w:rFonts w:cs="Times New Roman"/>
          <w:szCs w:val="28"/>
        </w:rPr>
      </w:pPr>
      <w:r>
        <w:t>18) Подготовить отчёт о проделанной работе.</w:t>
      </w:r>
    </w:p>
    <w:p w14:paraId="1BF27A52" w14:textId="2B42E5D0" w:rsidR="000F0164" w:rsidRDefault="00EE7E74" w:rsidP="00B62E19">
      <w:pPr>
        <w:widowControl w:val="0"/>
        <w:rPr>
          <w:rFonts w:cs="Times New Roman"/>
          <w:szCs w:val="28"/>
        </w:rPr>
      </w:pPr>
      <w:r>
        <w:t>19) Отчётные материалы загрузить в репозиторий Git и отправить ссылку на ваш репозиторий на платформе github на почту преподавателю. Репозиторий должен быть публичным.</w:t>
      </w:r>
    </w:p>
    <w:p w14:paraId="4975CC8A" w14:textId="77777777" w:rsidR="000F0164" w:rsidRDefault="000F0164" w:rsidP="00B62E19">
      <w:pPr>
        <w:widowControl w:val="0"/>
        <w:rPr>
          <w:rFonts w:cs="Times New Roman"/>
          <w:szCs w:val="28"/>
        </w:rPr>
      </w:pPr>
    </w:p>
    <w:p w14:paraId="64B1F00A" w14:textId="034E5DDF" w:rsidR="006E5854" w:rsidRDefault="00184448" w:rsidP="006E5854">
      <w:pPr>
        <w:widowControl w:val="0"/>
        <w:rPr>
          <w:rFonts w:cs="Times New Roman"/>
          <w:szCs w:val="28"/>
        </w:rPr>
      </w:pPr>
      <w:r w:rsidRPr="00843EFC">
        <w:rPr>
          <w:rFonts w:cs="Times New Roman"/>
          <w:b/>
          <w:bCs/>
          <w:szCs w:val="28"/>
        </w:rPr>
        <w:t>Ход работы</w:t>
      </w:r>
      <w:r w:rsidRPr="00742C60">
        <w:rPr>
          <w:rFonts w:cs="Times New Roman"/>
          <w:b/>
          <w:bCs/>
          <w:szCs w:val="28"/>
        </w:rPr>
        <w:t>:</w:t>
      </w:r>
      <w:r w:rsidR="006E5854" w:rsidRPr="006E5854">
        <w:rPr>
          <w:rFonts w:cs="Times New Roman"/>
          <w:szCs w:val="28"/>
        </w:rPr>
        <w:t xml:space="preserve"> </w:t>
      </w:r>
    </w:p>
    <w:p w14:paraId="4B9047E0" w14:textId="1F203A10" w:rsidR="00AC49CA" w:rsidRDefault="00DD4F84" w:rsidP="00AA17DE">
      <w:r>
        <w:t xml:space="preserve">Для начала, были сформированы </w:t>
      </w:r>
      <w:r>
        <w:rPr>
          <w:lang w:val="en-US"/>
        </w:rPr>
        <w:t>SQL</w:t>
      </w:r>
      <w:r w:rsidRPr="00DD4F84">
        <w:t>-</w:t>
      </w:r>
      <w:r>
        <w:t xml:space="preserve">запросы для создания таблиц в СУБД </w:t>
      </w:r>
      <w:r>
        <w:rPr>
          <w:lang w:val="en-US"/>
        </w:rPr>
        <w:t>Postgres</w:t>
      </w:r>
      <w:r w:rsidRPr="00DD4F84">
        <w:t xml:space="preserve"> </w:t>
      </w:r>
      <w:r>
        <w:t>в соответствии со структурой описанной в 4</w:t>
      </w:r>
      <w:r w:rsidR="00DA4329">
        <w:t>-м</w:t>
      </w:r>
      <w:r>
        <w:t xml:space="preserve"> пункте учебной задачи.</w:t>
      </w:r>
      <w:r w:rsidR="00AF4893">
        <w:t xml:space="preserve"> Структура представлена тремя таблицами</w:t>
      </w:r>
      <w:r w:rsidR="00AF4893" w:rsidRPr="00AF4893">
        <w:t xml:space="preserve">: </w:t>
      </w:r>
      <w:r w:rsidR="00AF4893">
        <w:rPr>
          <w:lang w:val="en-US"/>
        </w:rPr>
        <w:t>Customers</w:t>
      </w:r>
      <w:r w:rsidR="00AF4893" w:rsidRPr="00AF4893">
        <w:t xml:space="preserve"> (</w:t>
      </w:r>
      <w:r w:rsidR="00AF4893">
        <w:t>Клиенты</w:t>
      </w:r>
      <w:r w:rsidR="00AF4893" w:rsidRPr="00AF4893">
        <w:t xml:space="preserve">), </w:t>
      </w:r>
      <w:r w:rsidR="00AF4893">
        <w:rPr>
          <w:lang w:val="en-US"/>
        </w:rPr>
        <w:t>Orders</w:t>
      </w:r>
      <w:r w:rsidR="00AF4893">
        <w:t xml:space="preserve"> (Заказы)</w:t>
      </w:r>
      <w:r w:rsidR="00AF4893" w:rsidRPr="00AF4893">
        <w:t xml:space="preserve"> </w:t>
      </w:r>
      <w:r w:rsidR="00AF4893">
        <w:t xml:space="preserve">и </w:t>
      </w:r>
      <w:r w:rsidR="00AF4893">
        <w:rPr>
          <w:lang w:val="en-US"/>
        </w:rPr>
        <w:t>OrderDetails</w:t>
      </w:r>
      <w:r w:rsidR="00AF4893">
        <w:t xml:space="preserve"> (Детальная информация заказов)</w:t>
      </w:r>
      <w:r w:rsidR="00AF4893" w:rsidRPr="00AF4893">
        <w:t>.</w:t>
      </w:r>
      <w:r>
        <w:t xml:space="preserve"> Название таблиц и их полей были переведены и записаны на русском языке, для удобства выполнения лабораторной работы.</w:t>
      </w:r>
      <w:r w:rsidR="00AF4893">
        <w:t xml:space="preserve"> Также, к этим таблицам была добавлена 4-я таблица – таблица «Товары», т.к. </w:t>
      </w:r>
      <w:r w:rsidR="00FB4557">
        <w:t xml:space="preserve">таблица </w:t>
      </w:r>
      <w:r w:rsidR="00FB4557">
        <w:rPr>
          <w:lang w:val="en-US"/>
        </w:rPr>
        <w:t>OrderDetails</w:t>
      </w:r>
      <w:r w:rsidR="00FB4557" w:rsidRPr="00FB4557">
        <w:t xml:space="preserve"> (</w:t>
      </w:r>
      <w:r w:rsidR="00FB4557">
        <w:t>Детальная информация заказов) содержала</w:t>
      </w:r>
      <w:r w:rsidR="00C05210" w:rsidRPr="00C05210">
        <w:t xml:space="preserve"> </w:t>
      </w:r>
      <w:r w:rsidR="00C05210">
        <w:t>внешний ключ</w:t>
      </w:r>
      <w:r w:rsidR="00FB4557">
        <w:t xml:space="preserve"> </w:t>
      </w:r>
      <w:r w:rsidR="00FB4557">
        <w:rPr>
          <w:lang w:val="en-US"/>
        </w:rPr>
        <w:t>ProductID</w:t>
      </w:r>
      <w:r w:rsidR="00FB4557" w:rsidRPr="00FB4557">
        <w:t xml:space="preserve"> (</w:t>
      </w:r>
      <w:r w:rsidR="00FB4557">
        <w:t>идентификатор продукта</w:t>
      </w:r>
      <w:r w:rsidR="00FB4557" w:rsidRPr="00FB4557">
        <w:t>/</w:t>
      </w:r>
      <w:r w:rsidR="00FB4557">
        <w:t>товара</w:t>
      </w:r>
      <w:r w:rsidR="00FB4557" w:rsidRPr="00FB4557">
        <w:t>)</w:t>
      </w:r>
      <w:r w:rsidR="00C05210">
        <w:t>, а соответствующей таблицы не было.</w:t>
      </w:r>
    </w:p>
    <w:p w14:paraId="32604570" w14:textId="43E7D049" w:rsidR="009E0C30" w:rsidRPr="00414891" w:rsidRDefault="009E0C30" w:rsidP="00AA17DE">
      <w:r>
        <w:t>По итогу, получились 4 таблицы</w:t>
      </w:r>
      <w:r w:rsidRPr="00414891">
        <w:t>:</w:t>
      </w:r>
    </w:p>
    <w:p w14:paraId="2F2E5890" w14:textId="1C47A5DF" w:rsidR="009E0C30" w:rsidRDefault="009E0C30" w:rsidP="00AA17DE">
      <w:r>
        <w:t>1) Клиенты (</w:t>
      </w:r>
      <w:r>
        <w:rPr>
          <w:lang w:val="en-US"/>
        </w:rPr>
        <w:t>ID</w:t>
      </w:r>
      <w:r>
        <w:t xml:space="preserve"> клиента, Фамилия, Имя, </w:t>
      </w:r>
      <w:r>
        <w:rPr>
          <w:lang w:val="en-US"/>
        </w:rPr>
        <w:t>Email</w:t>
      </w:r>
      <w:r w:rsidRPr="009E0C30">
        <w:t>);</w:t>
      </w:r>
    </w:p>
    <w:p w14:paraId="0ECC0054" w14:textId="19B92411" w:rsidR="009E0C30" w:rsidRDefault="009E0C30" w:rsidP="00AA17DE">
      <w:r w:rsidRPr="009E0C30">
        <w:t xml:space="preserve">2) </w:t>
      </w:r>
      <w:r>
        <w:t>Заказы (</w:t>
      </w:r>
      <w:r>
        <w:rPr>
          <w:lang w:val="en-US"/>
        </w:rPr>
        <w:t>ID</w:t>
      </w:r>
      <w:r>
        <w:t xml:space="preserve"> заказа, </w:t>
      </w:r>
      <w:r>
        <w:rPr>
          <w:lang w:val="en-US"/>
        </w:rPr>
        <w:t>ID</w:t>
      </w:r>
      <w:r>
        <w:t xml:space="preserve"> клиента, Дата заказа, Общая стоимость заказа)</w:t>
      </w:r>
      <w:r w:rsidRPr="009E0C30">
        <w:t>;</w:t>
      </w:r>
    </w:p>
    <w:p w14:paraId="3D4E4553" w14:textId="1318FA81" w:rsidR="009E0C30" w:rsidRPr="009E0C30" w:rsidRDefault="009E0C30" w:rsidP="00AA17DE">
      <w:r w:rsidRPr="009E0C30">
        <w:t xml:space="preserve">3) </w:t>
      </w:r>
      <w:r>
        <w:t>Товары (</w:t>
      </w:r>
      <w:r>
        <w:rPr>
          <w:lang w:val="en-US"/>
        </w:rPr>
        <w:t>ID</w:t>
      </w:r>
      <w:r w:rsidRPr="009E0C30">
        <w:t xml:space="preserve"> </w:t>
      </w:r>
      <w:r>
        <w:t>товара, Наименование товара)</w:t>
      </w:r>
      <w:r w:rsidRPr="009E0C30">
        <w:t>;</w:t>
      </w:r>
    </w:p>
    <w:p w14:paraId="2D95319D" w14:textId="59EB8941" w:rsidR="009E0C30" w:rsidRDefault="009E0C30" w:rsidP="00AA17DE">
      <w:r w:rsidRPr="009E0C30">
        <w:t xml:space="preserve">4) </w:t>
      </w:r>
      <w:r>
        <w:t>Детальная информация заказов (</w:t>
      </w:r>
      <w:r>
        <w:rPr>
          <w:lang w:val="en-US"/>
        </w:rPr>
        <w:t>ID</w:t>
      </w:r>
      <w:r>
        <w:t xml:space="preserve"> детальной информации заказа, </w:t>
      </w:r>
      <w:r>
        <w:rPr>
          <w:lang w:val="en-US"/>
        </w:rPr>
        <w:t>ID</w:t>
      </w:r>
      <w:r>
        <w:t xml:space="preserve"> заказа, </w:t>
      </w:r>
      <w:r>
        <w:rPr>
          <w:lang w:val="en-US"/>
        </w:rPr>
        <w:t>ID</w:t>
      </w:r>
      <w:r w:rsidRPr="009E0C30">
        <w:t xml:space="preserve"> </w:t>
      </w:r>
      <w:r>
        <w:t>товара, Количество товаров в заказе, Цена на единицу товара).</w:t>
      </w:r>
    </w:p>
    <w:p w14:paraId="3BFD58C8" w14:textId="4D3DCB94" w:rsidR="0098308A" w:rsidRPr="00A16C3F" w:rsidRDefault="0098308A" w:rsidP="00AA17DE">
      <w:r>
        <w:t xml:space="preserve">Соответствующие скрипты </w:t>
      </w:r>
      <w:r>
        <w:rPr>
          <w:lang w:val="en-US"/>
        </w:rPr>
        <w:t>SQL</w:t>
      </w:r>
      <w:r w:rsidRPr="0098308A">
        <w:t>-</w:t>
      </w:r>
      <w:r>
        <w:t xml:space="preserve">запросов </w:t>
      </w:r>
      <w:r w:rsidR="00826C1F">
        <w:t xml:space="preserve">на создание этих </w:t>
      </w:r>
      <w:r w:rsidR="00E670A2">
        <w:t xml:space="preserve">4-х </w:t>
      </w:r>
      <w:r w:rsidR="00826C1F">
        <w:t xml:space="preserve">таблиц </w:t>
      </w:r>
      <w:r>
        <w:t>показаны на рисунке 1.</w:t>
      </w:r>
      <w:r w:rsidR="00A16C3F">
        <w:t xml:space="preserve"> Далее, эти запросы были выполнены в программе </w:t>
      </w:r>
      <w:r w:rsidR="00A16C3F">
        <w:rPr>
          <w:lang w:val="en-US"/>
        </w:rPr>
        <w:t>DBeaver (</w:t>
      </w:r>
      <w:r w:rsidR="00A16C3F">
        <w:t>рисунок 2).</w:t>
      </w:r>
    </w:p>
    <w:p w14:paraId="459EC349" w14:textId="77777777" w:rsidR="00DD4F84" w:rsidRDefault="00DD4F84" w:rsidP="00AA17DE"/>
    <w:p w14:paraId="185A10EC" w14:textId="77777777" w:rsidR="001208B8" w:rsidRDefault="00632131" w:rsidP="001208B8">
      <w:pPr>
        <w:keepNext/>
        <w:ind w:firstLine="0"/>
        <w:jc w:val="center"/>
      </w:pPr>
      <w:r w:rsidRPr="00632131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79EB2320" wp14:editId="03E85545">
            <wp:extent cx="6239865" cy="3347087"/>
            <wp:effectExtent l="19050" t="19050" r="27940" b="247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023" cy="33546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815D92" w14:textId="4D8175E6" w:rsidR="00C97125" w:rsidRPr="001208B8" w:rsidRDefault="001208B8" w:rsidP="001208B8">
      <w:pPr>
        <w:pStyle w:val="a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DF5034">
          <w:rPr>
            <w:noProof/>
          </w:rPr>
          <w:t>1</w:t>
        </w:r>
      </w:fldSimple>
      <w:r>
        <w:t xml:space="preserve"> - Сформированные </w:t>
      </w:r>
      <w:r>
        <w:rPr>
          <w:lang w:val="en-US"/>
        </w:rPr>
        <w:t>SQL</w:t>
      </w:r>
      <w:r>
        <w:t>-запросы для создания таблиц</w:t>
      </w:r>
      <w:r>
        <w:br/>
        <w:t>из 4</w:t>
      </w:r>
      <w:r w:rsidR="00DA4329">
        <w:t>-го</w:t>
      </w:r>
      <w:r>
        <w:t xml:space="preserve"> пункта учебной задачи</w:t>
      </w:r>
    </w:p>
    <w:p w14:paraId="00D2991F" w14:textId="77777777" w:rsidR="009845B8" w:rsidRPr="001208B8" w:rsidRDefault="009845B8" w:rsidP="009845B8"/>
    <w:p w14:paraId="24C5B0AC" w14:textId="77777777" w:rsidR="005623B3" w:rsidRDefault="006707E2" w:rsidP="005623B3">
      <w:pPr>
        <w:keepNext/>
        <w:ind w:firstLine="0"/>
        <w:jc w:val="center"/>
      </w:pPr>
      <w:r w:rsidRPr="006707E2">
        <w:rPr>
          <w:rFonts w:cs="Times New Roman"/>
          <w:noProof/>
          <w:szCs w:val="28"/>
          <w:lang w:val="en-US"/>
        </w:rPr>
        <w:drawing>
          <wp:inline distT="0" distB="0" distL="0" distR="0" wp14:anchorId="068602AF" wp14:editId="2AC0FA72">
            <wp:extent cx="6222958" cy="3338627"/>
            <wp:effectExtent l="19050" t="19050" r="26035" b="14605"/>
            <wp:docPr id="1780732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329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30267" cy="33425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7F8F52" w14:textId="1E927E49" w:rsidR="00AC49CA" w:rsidRPr="005623B3" w:rsidRDefault="005623B3" w:rsidP="005623B3">
      <w:pPr>
        <w:pStyle w:val="a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DF5034">
          <w:rPr>
            <w:noProof/>
          </w:rPr>
          <w:t>2</w:t>
        </w:r>
      </w:fldSimple>
      <w:r>
        <w:t xml:space="preserve"> - Выполнение запросов на создание таблиц в </w:t>
      </w:r>
      <w:r>
        <w:rPr>
          <w:lang w:val="en-US"/>
        </w:rPr>
        <w:t>DBeaver</w:t>
      </w:r>
    </w:p>
    <w:p w14:paraId="0DFAC58F" w14:textId="6879B100" w:rsidR="005D3EDF" w:rsidRDefault="005D3EDF" w:rsidP="005D3EDF"/>
    <w:p w14:paraId="1F8833BB" w14:textId="6EF6B1BE" w:rsidR="005D3EDF" w:rsidRPr="000A2B80" w:rsidRDefault="005D3EDF" w:rsidP="005D3EDF">
      <w:r>
        <w:lastRenderedPageBreak/>
        <w:t xml:space="preserve">Далее, созданные таблицы необходимо было заполнить данными от 20 до 50 строк. </w:t>
      </w:r>
      <w:r w:rsidR="0084555D">
        <w:t xml:space="preserve">Для этого, для каждой таблицы был сформирован </w:t>
      </w:r>
      <w:r w:rsidR="0084555D">
        <w:rPr>
          <w:lang w:val="en-US"/>
        </w:rPr>
        <w:t>SQL</w:t>
      </w:r>
      <w:r w:rsidR="0084555D">
        <w:t xml:space="preserve">-запрос на внесение данных в таблицу. </w:t>
      </w:r>
      <w:r w:rsidR="000A2B80">
        <w:t xml:space="preserve">Далее, каждый из этих запросов был так же выполнен в </w:t>
      </w:r>
      <w:r w:rsidR="000A2B80">
        <w:rPr>
          <w:lang w:val="en-US"/>
        </w:rPr>
        <w:t>DBeaver</w:t>
      </w:r>
      <w:r w:rsidR="000A2B80" w:rsidRPr="000A2B80">
        <w:t xml:space="preserve">. </w:t>
      </w:r>
      <w:r w:rsidR="000A2B80">
        <w:t>Заполнение таблицы «Товары» показано на рисунке 3. Заполнение таблицы «</w:t>
      </w:r>
      <w:r w:rsidR="008A6C23">
        <w:t>Клиенты</w:t>
      </w:r>
      <w:r w:rsidR="000A2B80">
        <w:t>» показано на рисунке 4. Заполнение таблицы «</w:t>
      </w:r>
      <w:r w:rsidR="00BB4D3C">
        <w:t>Заказы</w:t>
      </w:r>
      <w:r w:rsidR="000A2B80">
        <w:t>» показано на рисунке 5. Заполнение таблицы «</w:t>
      </w:r>
      <w:r w:rsidR="00345CEF">
        <w:t>Детальная информация заказов</w:t>
      </w:r>
      <w:r w:rsidR="000A2B80">
        <w:t>» показано на рисунке 6.</w:t>
      </w:r>
    </w:p>
    <w:p w14:paraId="75E0DD3C" w14:textId="77777777" w:rsidR="005D3EDF" w:rsidRPr="005D3EDF" w:rsidRDefault="005D3EDF" w:rsidP="005D3EDF"/>
    <w:p w14:paraId="080BC5FA" w14:textId="77777777" w:rsidR="00655460" w:rsidRDefault="006202CF" w:rsidP="00655460">
      <w:pPr>
        <w:keepNext/>
        <w:ind w:firstLine="0"/>
        <w:jc w:val="center"/>
      </w:pPr>
      <w:r w:rsidRPr="006202CF">
        <w:rPr>
          <w:rFonts w:cs="Times New Roman"/>
          <w:noProof/>
          <w:szCs w:val="28"/>
          <w:lang w:val="en-US"/>
        </w:rPr>
        <w:drawing>
          <wp:inline distT="0" distB="0" distL="0" distR="0" wp14:anchorId="7916BEEA" wp14:editId="586BCA38">
            <wp:extent cx="5225948" cy="2803730"/>
            <wp:effectExtent l="19050" t="19050" r="13335" b="15875"/>
            <wp:docPr id="1267131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1314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6295" cy="28200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2592A0" w14:textId="3823A694" w:rsidR="00AC49CA" w:rsidRPr="00196DA9" w:rsidRDefault="00655460" w:rsidP="00494343">
      <w:pPr>
        <w:pStyle w:val="a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DF5034">
          <w:rPr>
            <w:noProof/>
          </w:rPr>
          <w:t>3</w:t>
        </w:r>
      </w:fldSimple>
      <w:r>
        <w:t xml:space="preserve"> - Заполнение таблицы </w:t>
      </w:r>
      <w:r w:rsidR="00494343">
        <w:t>«</w:t>
      </w:r>
      <w:r>
        <w:t>Товары</w:t>
      </w:r>
      <w:r w:rsidR="00494343">
        <w:t>»</w:t>
      </w:r>
    </w:p>
    <w:p w14:paraId="52174AF2" w14:textId="77777777" w:rsidR="00AC49CA" w:rsidRPr="008A3BCC" w:rsidRDefault="00AC49CA" w:rsidP="00901F26">
      <w:pPr>
        <w:ind w:firstLine="0"/>
        <w:jc w:val="center"/>
        <w:rPr>
          <w:rFonts w:cs="Times New Roman"/>
          <w:szCs w:val="28"/>
          <w:lang w:val="en-US"/>
        </w:rPr>
      </w:pPr>
    </w:p>
    <w:p w14:paraId="4EE518AF" w14:textId="77777777" w:rsidR="00655460" w:rsidRDefault="00196DA9" w:rsidP="00655460">
      <w:pPr>
        <w:keepNext/>
        <w:ind w:firstLine="0"/>
        <w:jc w:val="center"/>
      </w:pPr>
      <w:r w:rsidRPr="00196DA9">
        <w:rPr>
          <w:rFonts w:cs="Times New Roman"/>
          <w:noProof/>
          <w:szCs w:val="28"/>
          <w:lang w:val="en-US"/>
        </w:rPr>
        <w:drawing>
          <wp:inline distT="0" distB="0" distL="0" distR="0" wp14:anchorId="6BB92026" wp14:editId="4B049C28">
            <wp:extent cx="5211318" cy="2795882"/>
            <wp:effectExtent l="19050" t="19050" r="27940" b="24130"/>
            <wp:docPr id="1830128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1285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0698" cy="28116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9325C2" w14:textId="04DD7DEF" w:rsidR="00AC49CA" w:rsidRPr="008A3BCC" w:rsidRDefault="00655460" w:rsidP="00CA6887">
      <w:pPr>
        <w:pStyle w:val="a"/>
        <w:rPr>
          <w:rFonts w:cs="Times New Roman"/>
          <w:szCs w:val="28"/>
          <w:lang w:val="en-US"/>
        </w:rPr>
      </w:pPr>
      <w:r>
        <w:t xml:space="preserve">Рисунок </w:t>
      </w:r>
      <w:fldSimple w:instr=" SEQ Рисунок \* ARABIC ">
        <w:r w:rsidR="00DF5034">
          <w:rPr>
            <w:noProof/>
          </w:rPr>
          <w:t>4</w:t>
        </w:r>
      </w:fldSimple>
      <w:r>
        <w:t xml:space="preserve"> - </w:t>
      </w:r>
      <w:r w:rsidRPr="0013058B">
        <w:t xml:space="preserve">Заполнение таблицы </w:t>
      </w:r>
      <w:r w:rsidR="00CA6887">
        <w:t>«</w:t>
      </w:r>
      <w:r>
        <w:t>Клиенты</w:t>
      </w:r>
      <w:r w:rsidR="00CA6887">
        <w:t>»</w:t>
      </w:r>
    </w:p>
    <w:p w14:paraId="58F80055" w14:textId="77777777" w:rsidR="00655460" w:rsidRDefault="00346E46" w:rsidP="00655460">
      <w:pPr>
        <w:keepNext/>
        <w:ind w:firstLine="0"/>
        <w:jc w:val="center"/>
      </w:pPr>
      <w:r w:rsidRPr="00346E46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4B7EB370" wp14:editId="60F248B6">
            <wp:extent cx="5255209" cy="2819428"/>
            <wp:effectExtent l="19050" t="19050" r="22225" b="19050"/>
            <wp:docPr id="1408189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1890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6823" cy="28363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BF1620" w14:textId="1C4D2D0A" w:rsidR="00AC49CA" w:rsidRPr="00744AB6" w:rsidRDefault="00655460" w:rsidP="00655460">
      <w:pPr>
        <w:pStyle w:val="a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DF5034">
          <w:rPr>
            <w:noProof/>
          </w:rPr>
          <w:t>5</w:t>
        </w:r>
      </w:fldSimple>
      <w:r>
        <w:t xml:space="preserve"> - </w:t>
      </w:r>
      <w:r w:rsidRPr="0063603E">
        <w:t xml:space="preserve">Заполнение таблицы </w:t>
      </w:r>
      <w:r>
        <w:t>«Заказы»</w:t>
      </w:r>
    </w:p>
    <w:p w14:paraId="4F87E42A" w14:textId="77777777" w:rsidR="00AC49CA" w:rsidRPr="008A3BCC" w:rsidRDefault="00AC49CA" w:rsidP="00901F26">
      <w:pPr>
        <w:ind w:firstLine="0"/>
        <w:jc w:val="center"/>
        <w:rPr>
          <w:rFonts w:cs="Times New Roman"/>
          <w:szCs w:val="28"/>
          <w:lang w:val="en-US"/>
        </w:rPr>
      </w:pPr>
    </w:p>
    <w:p w14:paraId="4434C035" w14:textId="77777777" w:rsidR="00655460" w:rsidRDefault="00744AB6" w:rsidP="00655460">
      <w:pPr>
        <w:keepNext/>
        <w:ind w:firstLine="0"/>
        <w:jc w:val="center"/>
      </w:pPr>
      <w:r w:rsidRPr="00744AB6">
        <w:rPr>
          <w:rFonts w:cs="Times New Roman"/>
          <w:noProof/>
          <w:szCs w:val="28"/>
          <w:lang w:val="en-US"/>
        </w:rPr>
        <w:drawing>
          <wp:inline distT="0" distB="0" distL="0" distR="0" wp14:anchorId="1B3E0498" wp14:editId="3F566031">
            <wp:extent cx="5269839" cy="2827277"/>
            <wp:effectExtent l="19050" t="19050" r="26670" b="11430"/>
            <wp:docPr id="939858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8580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3717" cy="28400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0CBD47" w14:textId="3AC418F5" w:rsidR="00AC49CA" w:rsidRPr="00655460" w:rsidRDefault="00655460" w:rsidP="00655460">
      <w:pPr>
        <w:pStyle w:val="a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DF5034">
          <w:rPr>
            <w:noProof/>
          </w:rPr>
          <w:t>6</w:t>
        </w:r>
      </w:fldSimple>
      <w:r>
        <w:t xml:space="preserve"> - </w:t>
      </w:r>
      <w:r w:rsidRPr="00C22EA2">
        <w:t xml:space="preserve">Заполнение таблицы </w:t>
      </w:r>
      <w:r>
        <w:t>«Детальная информация заказов»</w:t>
      </w:r>
    </w:p>
    <w:p w14:paraId="351EB08E" w14:textId="7CB7D20C" w:rsidR="00AC49CA" w:rsidRDefault="00AC49CA" w:rsidP="00901F26">
      <w:pPr>
        <w:ind w:firstLine="0"/>
        <w:jc w:val="center"/>
        <w:rPr>
          <w:rFonts w:cs="Times New Roman"/>
          <w:szCs w:val="28"/>
        </w:rPr>
      </w:pPr>
    </w:p>
    <w:p w14:paraId="3302179D" w14:textId="5B0347A2" w:rsidR="00177C58" w:rsidRDefault="00177C58" w:rsidP="00177C58"/>
    <w:p w14:paraId="27DFF19D" w14:textId="1374D8CF" w:rsidR="00C916D7" w:rsidRPr="00432B87" w:rsidRDefault="00432B87" w:rsidP="00177C58">
      <w:r>
        <w:t xml:space="preserve">Далее, был сформирован </w:t>
      </w:r>
      <w:r>
        <w:rPr>
          <w:lang w:val="en-US"/>
        </w:rPr>
        <w:t>SQL</w:t>
      </w:r>
      <w:r>
        <w:t>-запрос, который возвращает список клиентов (имя и фамилия) и суммарную стоимость заказов каждого клиента</w:t>
      </w:r>
      <w:r w:rsidR="00F50D90">
        <w:t>.</w:t>
      </w:r>
      <w:r w:rsidR="00E65D31">
        <w:t xml:space="preserve"> </w:t>
      </w:r>
      <w:r w:rsidR="00F50D90">
        <w:t>По итогу,</w:t>
      </w:r>
      <w:r w:rsidR="00E65D31">
        <w:t xml:space="preserve"> при выполнении данного запроса,</w:t>
      </w:r>
      <w:r w:rsidR="00F50D90">
        <w:t xml:space="preserve"> </w:t>
      </w:r>
      <w:r>
        <w:t>отобра</w:t>
      </w:r>
      <w:r w:rsidR="00F50D90">
        <w:t xml:space="preserve">жаются </w:t>
      </w:r>
      <w:r>
        <w:t>столбцы с именем, фамилией и стоимостью</w:t>
      </w:r>
      <w:r w:rsidR="00E65D31">
        <w:t xml:space="preserve"> </w:t>
      </w:r>
      <w:r w:rsidR="009E22FB">
        <w:t>(рисунок 7)</w:t>
      </w:r>
      <w:r>
        <w:t>.</w:t>
      </w:r>
    </w:p>
    <w:p w14:paraId="4B6FF535" w14:textId="211EDE14" w:rsidR="00C916D7" w:rsidRDefault="00C916D7" w:rsidP="00177C58"/>
    <w:p w14:paraId="5209B78C" w14:textId="77777777" w:rsidR="00F608C4" w:rsidRDefault="002069D3" w:rsidP="00F608C4">
      <w:pPr>
        <w:keepNext/>
        <w:ind w:firstLine="0"/>
        <w:jc w:val="center"/>
      </w:pPr>
      <w:r w:rsidRPr="002069D3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03A01E2D" wp14:editId="3287F17A">
            <wp:extent cx="6251938" cy="5009515"/>
            <wp:effectExtent l="19050" t="19050" r="15875" b="19685"/>
            <wp:docPr id="154319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908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0259" cy="50161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DEBADE" w14:textId="39A00365" w:rsidR="00AC49CA" w:rsidRPr="00F078D2" w:rsidRDefault="00F608C4" w:rsidP="00F608C4">
      <w:pPr>
        <w:pStyle w:val="a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DF5034">
          <w:rPr>
            <w:noProof/>
          </w:rPr>
          <w:t>7</w:t>
        </w:r>
      </w:fldSimple>
      <w:r>
        <w:t xml:space="preserve"> - Запрос на </w:t>
      </w:r>
      <w:r w:rsidR="00F078D2">
        <w:t xml:space="preserve">вывод </w:t>
      </w:r>
      <w:r>
        <w:t>спис</w:t>
      </w:r>
      <w:r w:rsidR="00F078D2">
        <w:t>ка</w:t>
      </w:r>
      <w:r>
        <w:t xml:space="preserve"> клиентов с суммарной стоимостью заказов</w:t>
      </w:r>
      <w:r w:rsidR="00C77E03">
        <w:br/>
      </w:r>
      <w:r>
        <w:t>для</w:t>
      </w:r>
      <w:r w:rsidR="00C77E03">
        <w:t xml:space="preserve"> </w:t>
      </w:r>
      <w:r>
        <w:t>каждого клиента</w:t>
      </w:r>
    </w:p>
    <w:p w14:paraId="3F78A042" w14:textId="5840C859" w:rsidR="00AC49CA" w:rsidRDefault="00AC49CA" w:rsidP="005151EB">
      <w:pPr>
        <w:ind w:firstLine="0"/>
        <w:jc w:val="center"/>
        <w:rPr>
          <w:rFonts w:cs="Times New Roman"/>
          <w:szCs w:val="28"/>
        </w:rPr>
      </w:pPr>
    </w:p>
    <w:p w14:paraId="4852F5FE" w14:textId="589F45D0" w:rsidR="005151EB" w:rsidRPr="00414891" w:rsidRDefault="00C55C4C" w:rsidP="005151EB">
      <w:r>
        <w:t>Запрос из рисунка 7 достаточно прост. После ключевого слова «</w:t>
      </w:r>
      <w:r>
        <w:rPr>
          <w:lang w:val="en-US"/>
        </w:rPr>
        <w:t>SELECT</w:t>
      </w:r>
      <w:r>
        <w:t>» указываются поля, которые необходимо отобразить</w:t>
      </w:r>
      <w:r w:rsidRPr="00C55C4C">
        <w:t xml:space="preserve">: </w:t>
      </w:r>
      <w:r>
        <w:t>фамилия, имя и суммарная стоимость всех заказов</w:t>
      </w:r>
      <w:r w:rsidR="00703ECC" w:rsidRPr="00703ECC">
        <w:t xml:space="preserve"> (</w:t>
      </w:r>
      <w:r w:rsidR="00703ECC">
        <w:t xml:space="preserve">агрегатная функция </w:t>
      </w:r>
      <w:r w:rsidR="00703ECC">
        <w:rPr>
          <w:lang w:val="en-US"/>
        </w:rPr>
        <w:t>SUM</w:t>
      </w:r>
      <w:r w:rsidR="00703ECC" w:rsidRPr="00703ECC">
        <w:t xml:space="preserve"> </w:t>
      </w:r>
      <w:r w:rsidR="00703ECC">
        <w:t>вычислит это значение, а ключевое слово «</w:t>
      </w:r>
      <w:r w:rsidR="00703ECC">
        <w:rPr>
          <w:lang w:val="en-US"/>
        </w:rPr>
        <w:t>AS</w:t>
      </w:r>
      <w:r w:rsidR="00703ECC">
        <w:t>»</w:t>
      </w:r>
      <w:r w:rsidR="00703ECC" w:rsidRPr="00703ECC">
        <w:t xml:space="preserve"> </w:t>
      </w:r>
      <w:r w:rsidR="00703ECC">
        <w:t>присвоит данному полю заголовок «Суммарная</w:t>
      </w:r>
      <w:r w:rsidR="007E0E39">
        <w:t xml:space="preserve"> </w:t>
      </w:r>
      <w:r w:rsidR="00703ECC">
        <w:t>стоимость</w:t>
      </w:r>
      <w:r w:rsidR="007E0E39">
        <w:t xml:space="preserve"> </w:t>
      </w:r>
      <w:r w:rsidR="00703ECC">
        <w:t>заказов»</w:t>
      </w:r>
      <w:r w:rsidR="00703ECC" w:rsidRPr="00703ECC">
        <w:t>)</w:t>
      </w:r>
      <w:r>
        <w:t>.</w:t>
      </w:r>
      <w:r w:rsidR="00BE78FE">
        <w:br/>
      </w:r>
      <w:r>
        <w:t>Далее, ключевое слово «</w:t>
      </w:r>
      <w:r>
        <w:rPr>
          <w:lang w:val="en-US"/>
        </w:rPr>
        <w:t>FROM</w:t>
      </w:r>
      <w:r>
        <w:t>»</w:t>
      </w:r>
      <w:r w:rsidRPr="00C55C4C">
        <w:t xml:space="preserve"> </w:t>
      </w:r>
      <w:r>
        <w:t>указывает из какой таблицы будут взяты данные, а далее, используется ключевое слово «</w:t>
      </w:r>
      <w:r>
        <w:rPr>
          <w:lang w:val="en-US"/>
        </w:rPr>
        <w:t>INNER</w:t>
      </w:r>
      <w:r w:rsidRPr="00C55C4C">
        <w:t xml:space="preserve"> </w:t>
      </w:r>
      <w:r>
        <w:rPr>
          <w:lang w:val="en-US"/>
        </w:rPr>
        <w:t>JOIN</w:t>
      </w:r>
      <w:r>
        <w:t>»</w:t>
      </w:r>
      <w:r w:rsidRPr="00C55C4C">
        <w:t xml:space="preserve"> (</w:t>
      </w:r>
      <w:r>
        <w:t>внутреннее объединение</w:t>
      </w:r>
      <w:r w:rsidR="00D94CA5">
        <w:br/>
      </w:r>
      <w:r w:rsidR="003A6654" w:rsidRPr="003A6654">
        <w:t>-</w:t>
      </w:r>
      <w:r w:rsidR="00D94CA5">
        <w:t xml:space="preserve"> </w:t>
      </w:r>
      <w:r w:rsidR="003A6654">
        <w:t>в</w:t>
      </w:r>
      <w:r w:rsidR="003A6654" w:rsidRPr="003A6654">
        <w:t>озвра</w:t>
      </w:r>
      <w:r w:rsidR="003A6654">
        <w:t>тит</w:t>
      </w:r>
      <w:r w:rsidR="003A6654" w:rsidRPr="003A6654">
        <w:t xml:space="preserve"> только те строки, где есть совпадение по указанным ключам в обеих таблицах</w:t>
      </w:r>
      <w:r w:rsidRPr="00C55C4C">
        <w:t>)</w:t>
      </w:r>
      <w:r>
        <w:t>, которое объединяет таблицу «Клиенты»</w:t>
      </w:r>
      <w:r w:rsidRPr="00C55C4C">
        <w:t xml:space="preserve"> </w:t>
      </w:r>
      <w:r>
        <w:t>с таблицей «Заказы» по полю «</w:t>
      </w:r>
      <w:r>
        <w:rPr>
          <w:lang w:val="en-US"/>
        </w:rPr>
        <w:t>ID</w:t>
      </w:r>
      <w:r w:rsidRPr="00C55C4C">
        <w:t>_</w:t>
      </w:r>
      <w:r>
        <w:t xml:space="preserve">клиента» и уже из этой «объединённой» таблицы по итогу будут браться данные. </w:t>
      </w:r>
      <w:r>
        <w:lastRenderedPageBreak/>
        <w:t>Далее, указано ключевое слово «</w:t>
      </w:r>
      <w:r>
        <w:rPr>
          <w:lang w:val="en-US"/>
        </w:rPr>
        <w:t>GROUP</w:t>
      </w:r>
      <w:r w:rsidRPr="00C55C4C">
        <w:t xml:space="preserve"> </w:t>
      </w:r>
      <w:r>
        <w:rPr>
          <w:lang w:val="en-US"/>
        </w:rPr>
        <w:t>BY</w:t>
      </w:r>
      <w:r>
        <w:t>»</w:t>
      </w:r>
      <w:r w:rsidRPr="00C55C4C">
        <w:t xml:space="preserve">, </w:t>
      </w:r>
      <w:r>
        <w:t xml:space="preserve">которое группирует всех клиентов по их </w:t>
      </w:r>
      <w:r>
        <w:rPr>
          <w:lang w:val="en-US"/>
        </w:rPr>
        <w:t>ID</w:t>
      </w:r>
      <w:r w:rsidRPr="00C55C4C">
        <w:t xml:space="preserve">, </w:t>
      </w:r>
      <w:r>
        <w:t>Имени и Фамилии. Делается это для того, чтобы агрегатная функция «</w:t>
      </w:r>
      <w:r>
        <w:rPr>
          <w:lang w:val="en-US"/>
        </w:rPr>
        <w:t>SUM</w:t>
      </w:r>
      <w:r>
        <w:t>»</w:t>
      </w:r>
      <w:r w:rsidRPr="00C55C4C">
        <w:t xml:space="preserve">, </w:t>
      </w:r>
      <w:r>
        <w:t>считала суммарную стоимость заказа отдельно для каждого клиента, а не для всех клиентов разом.</w:t>
      </w:r>
    </w:p>
    <w:p w14:paraId="05EBB0E8" w14:textId="61B5B259" w:rsidR="00C55C4C" w:rsidRPr="00905384" w:rsidRDefault="00905384" w:rsidP="005151EB">
      <w:r>
        <w:t>Далее, в соответствии с заданием, необходимо было отсортировать полученный список клиентов по убыванию суммарной стоимости заказов клиента.</w:t>
      </w:r>
      <w:r w:rsidRPr="00905384">
        <w:t xml:space="preserve"> </w:t>
      </w:r>
      <w:r>
        <w:t>Для этого в конец существующего запроса было добавлено ключевое слово «</w:t>
      </w:r>
      <w:r>
        <w:rPr>
          <w:lang w:val="en-US"/>
        </w:rPr>
        <w:t>ORDER</w:t>
      </w:r>
      <w:r w:rsidRPr="00905384">
        <w:t xml:space="preserve"> </w:t>
      </w:r>
      <w:r>
        <w:rPr>
          <w:lang w:val="en-US"/>
        </w:rPr>
        <w:t>BY</w:t>
      </w:r>
      <w:r>
        <w:t xml:space="preserve">», где далее было указано поле, по которому производится сортировка, а также указывается направление сортировки - по убыванию </w:t>
      </w:r>
      <w:r w:rsidRPr="00B46840">
        <w:t>(</w:t>
      </w:r>
      <w:r>
        <w:rPr>
          <w:lang w:val="en-US"/>
        </w:rPr>
        <w:t>DESC</w:t>
      </w:r>
      <w:r w:rsidRPr="00B46840">
        <w:t xml:space="preserve">) </w:t>
      </w:r>
      <w:r>
        <w:t>или по возрастанию (</w:t>
      </w:r>
      <w:r>
        <w:rPr>
          <w:lang w:val="en-US"/>
        </w:rPr>
        <w:t>ASC</w:t>
      </w:r>
      <w:r>
        <w:t>).</w:t>
      </w:r>
      <w:r w:rsidR="00B46840">
        <w:t xml:space="preserve"> Результат выполнения обновлённого запроса показан на рисунке 8.</w:t>
      </w:r>
    </w:p>
    <w:p w14:paraId="3E4F2F1A" w14:textId="77777777" w:rsidR="00905384" w:rsidRPr="00F078D2" w:rsidRDefault="00905384" w:rsidP="005151EB"/>
    <w:p w14:paraId="7F627380" w14:textId="77777777" w:rsidR="00F744A7" w:rsidRDefault="00A02AF5" w:rsidP="00F744A7">
      <w:pPr>
        <w:keepNext/>
        <w:ind w:firstLine="0"/>
        <w:jc w:val="center"/>
      </w:pPr>
      <w:r w:rsidRPr="00A02AF5">
        <w:rPr>
          <w:rFonts w:cs="Times New Roman"/>
          <w:noProof/>
          <w:szCs w:val="28"/>
          <w:lang w:val="en-US"/>
        </w:rPr>
        <w:drawing>
          <wp:inline distT="0" distB="0" distL="0" distR="0" wp14:anchorId="0AB05016" wp14:editId="45FF606F">
            <wp:extent cx="6195974" cy="4905779"/>
            <wp:effectExtent l="19050" t="19050" r="14605" b="28575"/>
            <wp:docPr id="963697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976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00999" cy="49097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8335E5" w14:textId="069AACAC" w:rsidR="00AC49CA" w:rsidRPr="00414891" w:rsidRDefault="00F744A7" w:rsidP="00F744A7">
      <w:pPr>
        <w:pStyle w:val="a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DF5034">
          <w:rPr>
            <w:noProof/>
          </w:rPr>
          <w:t>8</w:t>
        </w:r>
      </w:fldSimple>
      <w:r w:rsidRPr="00F744A7">
        <w:t xml:space="preserve"> - Запрос на вывод списка клиентов с суммарной стоимостью заказов</w:t>
      </w:r>
      <w:r w:rsidR="00146E48">
        <w:br/>
        <w:t>для каждого клиента</w:t>
      </w:r>
      <w:r w:rsidRPr="00F744A7">
        <w:t xml:space="preserve"> </w:t>
      </w:r>
      <w:r w:rsidR="00414891">
        <w:t>с сортировкой по убыванию стоимости заказов клиента</w:t>
      </w:r>
    </w:p>
    <w:p w14:paraId="5EB70F25" w14:textId="3D33E1B4" w:rsidR="00A67E22" w:rsidRPr="00B46840" w:rsidRDefault="00B46840" w:rsidP="00A67E22">
      <w:r>
        <w:lastRenderedPageBreak/>
        <w:t>Далее, необходимо было дополнительно вывести столбец со средней суммарной стоимостью заказа для каждого клиента. Для этого, в существующий запрос была добавлена агрегатная функция «</w:t>
      </w:r>
      <w:r>
        <w:rPr>
          <w:lang w:val="en-US"/>
        </w:rPr>
        <w:t>AVG</w:t>
      </w:r>
      <w:r>
        <w:t xml:space="preserve">» как 4-е поле оператора </w:t>
      </w:r>
      <w:r>
        <w:rPr>
          <w:lang w:val="en-US"/>
        </w:rPr>
        <w:t>SELECT</w:t>
      </w:r>
      <w:r w:rsidR="005F6585">
        <w:t xml:space="preserve">. </w:t>
      </w:r>
      <w:r w:rsidR="00B871E6">
        <w:t>Также, так как поле «Общая стоимость заказа» имеет тип данных «</w:t>
      </w:r>
      <w:r w:rsidR="00B871E6">
        <w:rPr>
          <w:lang w:val="en-US"/>
        </w:rPr>
        <w:t>money</w:t>
      </w:r>
      <w:r w:rsidR="00B871E6">
        <w:t>»</w:t>
      </w:r>
      <w:r w:rsidR="00B871E6" w:rsidRPr="00B871E6">
        <w:t xml:space="preserve">, </w:t>
      </w:r>
      <w:r w:rsidR="00B871E6">
        <w:t xml:space="preserve">то для корректной работы функции </w:t>
      </w:r>
      <w:r w:rsidR="00B871E6">
        <w:rPr>
          <w:lang w:val="en-US"/>
        </w:rPr>
        <w:t>AVG</w:t>
      </w:r>
      <w:r w:rsidR="00B871E6" w:rsidRPr="00B871E6">
        <w:t xml:space="preserve"> </w:t>
      </w:r>
      <w:r w:rsidR="00B871E6">
        <w:t>необходимо явно указать, что использовать это поле нужно как тип данных «</w:t>
      </w:r>
      <w:r w:rsidR="00B871E6">
        <w:rPr>
          <w:lang w:val="en-US"/>
        </w:rPr>
        <w:t>NUMERIC</w:t>
      </w:r>
      <w:r w:rsidR="00B871E6">
        <w:t>»</w:t>
      </w:r>
      <w:r w:rsidR="00B871E6" w:rsidRPr="00B871E6">
        <w:t>.</w:t>
      </w:r>
      <w:r w:rsidR="00B871E6">
        <w:t xml:space="preserve"> </w:t>
      </w:r>
      <w:r w:rsidR="000B6D99">
        <w:t>Результат выполнения обновлённого запроса показан на рисунке 9.</w:t>
      </w:r>
    </w:p>
    <w:p w14:paraId="185CF571" w14:textId="77777777" w:rsidR="00A67E22" w:rsidRPr="00F744A7" w:rsidRDefault="00A67E22" w:rsidP="00A67E22"/>
    <w:p w14:paraId="2EF94429" w14:textId="77777777" w:rsidR="00FA28F7" w:rsidRDefault="00AE2A2D" w:rsidP="00FA28F7">
      <w:pPr>
        <w:keepNext/>
        <w:ind w:firstLine="0"/>
        <w:jc w:val="center"/>
      </w:pPr>
      <w:r w:rsidRPr="00AE2A2D">
        <w:rPr>
          <w:rFonts w:cs="Times New Roman"/>
          <w:noProof/>
          <w:szCs w:val="28"/>
          <w:lang w:val="en-US"/>
        </w:rPr>
        <w:drawing>
          <wp:inline distT="0" distB="0" distL="0" distR="0" wp14:anchorId="453FD93F" wp14:editId="50D0A204">
            <wp:extent cx="6261478" cy="4817135"/>
            <wp:effectExtent l="19050" t="19050" r="25400" b="21590"/>
            <wp:docPr id="1072611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116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69299" cy="48231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F8CDFB" w14:textId="5600D575" w:rsidR="00AC49CA" w:rsidRPr="00945F23" w:rsidRDefault="00FA28F7" w:rsidP="00FA28F7">
      <w:pPr>
        <w:pStyle w:val="a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DF5034">
          <w:rPr>
            <w:noProof/>
          </w:rPr>
          <w:t>9</w:t>
        </w:r>
      </w:fldSimple>
      <w:r w:rsidRPr="00945F23">
        <w:t xml:space="preserve"> - </w:t>
      </w:r>
      <w:r w:rsidRPr="00F744A7">
        <w:t>Запрос на вывод списка клиентов с суммарной стоимостью заказов</w:t>
      </w:r>
      <w:r w:rsidR="00945F23">
        <w:t xml:space="preserve"> и средней суммарной стоимостью заказа </w:t>
      </w:r>
      <w:r>
        <w:t>для каждого клиента</w:t>
      </w:r>
      <w:r w:rsidR="00945F23">
        <w:br/>
      </w:r>
      <w:r>
        <w:t>с сортировкой по убыванию стоимости заказов клиента</w:t>
      </w:r>
    </w:p>
    <w:p w14:paraId="68EEC0BE" w14:textId="68DE22FF" w:rsidR="00AC49CA" w:rsidRDefault="00AC49CA" w:rsidP="00901F26">
      <w:pPr>
        <w:ind w:firstLine="0"/>
        <w:jc w:val="center"/>
        <w:rPr>
          <w:rFonts w:cs="Times New Roman"/>
          <w:szCs w:val="28"/>
        </w:rPr>
      </w:pPr>
    </w:p>
    <w:p w14:paraId="2CF17FAF" w14:textId="6B13A9E8" w:rsidR="007141D2" w:rsidRDefault="00D8685A" w:rsidP="007141D2">
      <w:r>
        <w:lastRenderedPageBreak/>
        <w:t>Далее, по заданию, необходимо было сформировать запрос, который выводил бы клиента (список клиентов) с наибольшей суммарной стоимостью заказов</w:t>
      </w:r>
      <w:r>
        <w:br/>
        <w:t xml:space="preserve">(имя, фамилия, стоимость). </w:t>
      </w:r>
      <w:r w:rsidR="00EB7D0B">
        <w:t>Для этой задачи был сформирован запрос, который изображён на рисунке 10.</w:t>
      </w:r>
    </w:p>
    <w:p w14:paraId="667BD166" w14:textId="77777777" w:rsidR="00866DBE" w:rsidRPr="00945F23" w:rsidRDefault="00866DBE" w:rsidP="007141D2"/>
    <w:p w14:paraId="4E2D2EC2" w14:textId="77777777" w:rsidR="008F7110" w:rsidRDefault="00405407" w:rsidP="008F7110">
      <w:pPr>
        <w:keepNext/>
        <w:ind w:firstLine="0"/>
        <w:jc w:val="center"/>
      </w:pPr>
      <w:r w:rsidRPr="00405407">
        <w:rPr>
          <w:rFonts w:cs="Times New Roman"/>
          <w:noProof/>
          <w:szCs w:val="28"/>
        </w:rPr>
        <w:drawing>
          <wp:inline distT="0" distB="0" distL="0" distR="0" wp14:anchorId="7CF82629" wp14:editId="6159A793">
            <wp:extent cx="6223136" cy="4958995"/>
            <wp:effectExtent l="19050" t="19050" r="25400" b="13335"/>
            <wp:docPr id="1469899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995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26010" cy="4961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800F3A" w14:textId="3F26E7EF" w:rsidR="00AC49CA" w:rsidRPr="00405407" w:rsidRDefault="008F7110" w:rsidP="008F7110">
      <w:pPr>
        <w:pStyle w:val="a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DF5034">
          <w:rPr>
            <w:noProof/>
          </w:rPr>
          <w:t>10</w:t>
        </w:r>
      </w:fldSimple>
      <w:r>
        <w:t xml:space="preserve"> - Запрос на вывод клиента с наибольшей суммарной стоимостью заказа</w:t>
      </w:r>
    </w:p>
    <w:p w14:paraId="1AC842C0" w14:textId="1824AB5B" w:rsidR="00AC49CA" w:rsidRDefault="00AC49CA" w:rsidP="00901F26">
      <w:pPr>
        <w:ind w:firstLine="0"/>
        <w:jc w:val="center"/>
        <w:rPr>
          <w:rFonts w:cs="Times New Roman"/>
          <w:szCs w:val="28"/>
        </w:rPr>
      </w:pPr>
    </w:p>
    <w:p w14:paraId="3DDEAEB5" w14:textId="4B6F7D20" w:rsidR="007F56E3" w:rsidRDefault="00862062" w:rsidP="007D3980">
      <w:r>
        <w:t>Запрос с рисунка 10 был получен путём модернизации запроса с рисунка 9. Для начала была убрана сортировка (</w:t>
      </w:r>
      <w:r>
        <w:rPr>
          <w:lang w:val="en-US"/>
        </w:rPr>
        <w:t>ORDER</w:t>
      </w:r>
      <w:r w:rsidRPr="00862062">
        <w:t xml:space="preserve"> </w:t>
      </w:r>
      <w:r>
        <w:rPr>
          <w:lang w:val="en-US"/>
        </w:rPr>
        <w:t>BY</w:t>
      </w:r>
      <w:r>
        <w:t>)</w:t>
      </w:r>
      <w:r w:rsidRPr="00862062">
        <w:t xml:space="preserve"> </w:t>
      </w:r>
      <w:r>
        <w:t>и агрегатная функция «</w:t>
      </w:r>
      <w:r>
        <w:rPr>
          <w:lang w:val="en-US"/>
        </w:rPr>
        <w:t>AVG</w:t>
      </w:r>
      <w:r>
        <w:t>»</w:t>
      </w:r>
      <w:r w:rsidRPr="00862062">
        <w:t xml:space="preserve">, </w:t>
      </w:r>
      <w:r>
        <w:t>т.к. по заданию сортировк</w:t>
      </w:r>
      <w:r w:rsidR="0096699C">
        <w:t>а</w:t>
      </w:r>
      <w:r>
        <w:t xml:space="preserve"> и средне</w:t>
      </w:r>
      <w:r w:rsidR="0096699C">
        <w:t>е</w:t>
      </w:r>
      <w:r>
        <w:t xml:space="preserve"> значени</w:t>
      </w:r>
      <w:r w:rsidR="0096699C">
        <w:t xml:space="preserve">е </w:t>
      </w:r>
      <w:r>
        <w:t xml:space="preserve">суммарной стоимости заказа не требуется. </w:t>
      </w:r>
      <w:r w:rsidR="00667AC4">
        <w:t>Далее, в конец запроса было добавлено ключевое слово «</w:t>
      </w:r>
      <w:r w:rsidR="00667AC4">
        <w:rPr>
          <w:lang w:val="en-US"/>
        </w:rPr>
        <w:t>HAVING</w:t>
      </w:r>
      <w:r w:rsidR="00667AC4">
        <w:t>»</w:t>
      </w:r>
      <w:r w:rsidR="00667AC4" w:rsidRPr="00667AC4">
        <w:t xml:space="preserve">, </w:t>
      </w:r>
      <w:r w:rsidR="00667AC4">
        <w:t>которое выполнит фильтрацию клиентов, которые были сгруппированы по критериям из</w:t>
      </w:r>
      <w:r w:rsidR="00667AC4">
        <w:br/>
        <w:t>«</w:t>
      </w:r>
      <w:r w:rsidR="00667AC4">
        <w:rPr>
          <w:lang w:val="en-US"/>
        </w:rPr>
        <w:t>GROUP</w:t>
      </w:r>
      <w:r w:rsidR="00667AC4" w:rsidRPr="00667AC4">
        <w:t xml:space="preserve"> </w:t>
      </w:r>
      <w:r w:rsidR="00667AC4">
        <w:rPr>
          <w:lang w:val="en-US"/>
        </w:rPr>
        <w:t>BY</w:t>
      </w:r>
      <w:r w:rsidR="00667AC4">
        <w:t xml:space="preserve">». </w:t>
      </w:r>
      <w:r w:rsidR="002B020D">
        <w:t>В левой части</w:t>
      </w:r>
      <w:r w:rsidR="001E279E" w:rsidRPr="001E279E">
        <w:t xml:space="preserve"> </w:t>
      </w:r>
      <w:r w:rsidR="001E279E">
        <w:t>от знака «равно»</w:t>
      </w:r>
      <w:r w:rsidR="002B020D">
        <w:t xml:space="preserve"> оператора </w:t>
      </w:r>
      <w:r w:rsidR="00BC5CDD">
        <w:rPr>
          <w:lang w:val="en-US"/>
        </w:rPr>
        <w:t>HAVING</w:t>
      </w:r>
      <w:r w:rsidR="00BC5CDD" w:rsidRPr="00BC5CDD">
        <w:t xml:space="preserve"> </w:t>
      </w:r>
      <w:r w:rsidR="002B020D">
        <w:t xml:space="preserve">рассчитывается </w:t>
      </w:r>
      <w:r w:rsidR="002B020D">
        <w:lastRenderedPageBreak/>
        <w:t>суммарная стоимость заказа конкретного клиента</w:t>
      </w:r>
      <w:r w:rsidR="00F35F33" w:rsidRPr="00F35F33">
        <w:t xml:space="preserve">, </w:t>
      </w:r>
      <w:r w:rsidR="002B020D">
        <w:t>которое потом будет сравниваться с максимумом.</w:t>
      </w:r>
    </w:p>
    <w:p w14:paraId="51CE875E" w14:textId="50D96E2C" w:rsidR="002E0EA6" w:rsidRDefault="00811FE7" w:rsidP="00317337">
      <w:r>
        <w:t>Так как максимальное значение может быть только одно, его необходимо сначала рассчитать</w:t>
      </w:r>
      <w:r w:rsidR="007F56E3" w:rsidRPr="007F56E3">
        <w:t xml:space="preserve">. </w:t>
      </w:r>
      <w:r w:rsidR="00622B9E">
        <w:t>Для этого</w:t>
      </w:r>
      <w:r w:rsidR="00B13A99">
        <w:t xml:space="preserve">, к оператору </w:t>
      </w:r>
      <w:r w:rsidR="00B13A99">
        <w:rPr>
          <w:lang w:val="en-US"/>
        </w:rPr>
        <w:t>HAVING</w:t>
      </w:r>
      <w:r w:rsidR="00622B9E">
        <w:t xml:space="preserve"> был сформулирован </w:t>
      </w:r>
      <w:r w:rsidR="00622B9E" w:rsidRPr="00622B9E">
        <w:t>подзапрос, который</w:t>
      </w:r>
      <w:r w:rsidR="00B13A99" w:rsidRPr="00B13A99">
        <w:t xml:space="preserve"> </w:t>
      </w:r>
      <w:r w:rsidR="00B13A99">
        <w:t>вычисляет</w:t>
      </w:r>
      <w:r w:rsidR="00622B9E" w:rsidRPr="00622B9E">
        <w:t xml:space="preserve"> максимальную суммарную стоимость заказов среди всех клиентов</w:t>
      </w:r>
      <w:r w:rsidR="00701C94">
        <w:t>, с помощью функции «</w:t>
      </w:r>
      <w:r w:rsidR="00701C94">
        <w:rPr>
          <w:lang w:val="en-US"/>
        </w:rPr>
        <w:t>MAX</w:t>
      </w:r>
      <w:r w:rsidR="00701C94">
        <w:t>»</w:t>
      </w:r>
      <w:r w:rsidR="00622B9E" w:rsidRPr="00622B9E">
        <w:t>.</w:t>
      </w:r>
      <w:r w:rsidR="00B13A99">
        <w:t xml:space="preserve"> Стоит отметить, что данный подзапрос содержит в себе ещё один – вложенный подзапрос, который </w:t>
      </w:r>
      <w:r w:rsidR="00317337">
        <w:t>в</w:t>
      </w:r>
      <w:r w:rsidR="00317337" w:rsidRPr="00317337">
        <w:t>ыполняет агрегацию данных по клиентам, находит суммарную стоимость заказов для каждого клиента.</w:t>
      </w:r>
      <w:r w:rsidR="00317337">
        <w:t xml:space="preserve"> </w:t>
      </w:r>
      <w:r w:rsidR="00317337" w:rsidRPr="00317337">
        <w:t>Этот</w:t>
      </w:r>
      <w:r w:rsidR="00317337">
        <w:t xml:space="preserve"> «вложенный»</w:t>
      </w:r>
      <w:r w:rsidR="00317337">
        <w:br/>
      </w:r>
      <w:r w:rsidR="00317337" w:rsidRPr="00317337">
        <w:t>подзапрос используется в операторе FROM с псевдонимом</w:t>
      </w:r>
      <w:r w:rsidR="00317337">
        <w:br/>
        <w:t>«</w:t>
      </w:r>
      <w:r w:rsidR="00317337" w:rsidRPr="00317337">
        <w:t>Суммарная</w:t>
      </w:r>
      <w:r w:rsidR="00317337">
        <w:t xml:space="preserve"> </w:t>
      </w:r>
      <w:r w:rsidR="00317337" w:rsidRPr="00317337">
        <w:t>стоимость</w:t>
      </w:r>
      <w:r w:rsidR="00317337">
        <w:t xml:space="preserve"> </w:t>
      </w:r>
      <w:r w:rsidR="00317337" w:rsidRPr="00317337">
        <w:t>заказов</w:t>
      </w:r>
      <w:r w:rsidR="00317337">
        <w:t>»</w:t>
      </w:r>
      <w:r w:rsidR="00317337" w:rsidRPr="00317337">
        <w:t>.</w:t>
      </w:r>
      <w:r w:rsidR="00317337">
        <w:t xml:space="preserve"> </w:t>
      </w:r>
      <w:r w:rsidR="007D3980">
        <w:t xml:space="preserve">Далее, </w:t>
      </w:r>
      <w:r w:rsidR="00317337">
        <w:t xml:space="preserve">после выполнения подзапросов в правой части от знака </w:t>
      </w:r>
      <w:r w:rsidR="001E279E">
        <w:t>«</w:t>
      </w:r>
      <w:r w:rsidR="00317337">
        <w:t>равно</w:t>
      </w:r>
      <w:r w:rsidR="001E279E">
        <w:t>»</w:t>
      </w:r>
      <w:r w:rsidR="00317337">
        <w:t xml:space="preserve"> </w:t>
      </w:r>
      <w:r w:rsidR="007D3980">
        <w:t>оператор</w:t>
      </w:r>
      <w:r w:rsidR="00317337">
        <w:t xml:space="preserve">а </w:t>
      </w:r>
      <w:r w:rsidR="007D3980">
        <w:rPr>
          <w:lang w:val="en-US"/>
        </w:rPr>
        <w:t>HAVING</w:t>
      </w:r>
      <w:r w:rsidR="00317337">
        <w:t xml:space="preserve"> будет максимальное значение суммарной стоимости заказа, по которому оператор </w:t>
      </w:r>
      <w:r w:rsidR="00317337">
        <w:rPr>
          <w:lang w:val="en-US"/>
        </w:rPr>
        <w:t>HAVING</w:t>
      </w:r>
      <w:r w:rsidR="007D3980" w:rsidRPr="007D3980">
        <w:t xml:space="preserve"> </w:t>
      </w:r>
      <w:r w:rsidR="00317337">
        <w:t>от</w:t>
      </w:r>
      <w:r w:rsidR="007D3980" w:rsidRPr="007D3980">
        <w:t>фильтрует только те строки</w:t>
      </w:r>
      <w:r w:rsidR="00317337">
        <w:t xml:space="preserve"> с клиентами</w:t>
      </w:r>
      <w:r w:rsidR="007D3980" w:rsidRPr="007D3980">
        <w:t>, где суммарная стоимость заказов равна этому максимальному значению.</w:t>
      </w:r>
    </w:p>
    <w:p w14:paraId="4481A3FF" w14:textId="49AE40F6" w:rsidR="00882467" w:rsidRPr="00882467" w:rsidRDefault="00882467" w:rsidP="007D3980">
      <w:r>
        <w:t>По итогу, при выполнении данного запроса, был получен лишь один клиент – Юлия Захарова с суммарной стоимостью заказов в 4,950</w:t>
      </w:r>
      <w:r w:rsidRPr="00882467">
        <w:t>$.</w:t>
      </w:r>
    </w:p>
    <w:p w14:paraId="41A2AE91" w14:textId="1F9BDD8A" w:rsidR="00667AC4" w:rsidRPr="00282CD6" w:rsidRDefault="00BB31B3" w:rsidP="002E0EA6">
      <w:r>
        <w:t>Далее, по заданию необходимо было для каждого клиента с наибольшей суммарной стоимостью заказов вывести список его заказов (номер заказа и стоимость) в порядке возрастания стоимости заказа</w:t>
      </w:r>
      <w:r w:rsidR="0073763C">
        <w:t xml:space="preserve">. </w:t>
      </w:r>
      <w:r w:rsidR="00282CD6">
        <w:t xml:space="preserve">Для этого был сформулирован </w:t>
      </w:r>
      <w:r w:rsidR="00282CD6">
        <w:rPr>
          <w:lang w:val="en-US"/>
        </w:rPr>
        <w:t>SQL</w:t>
      </w:r>
      <w:r w:rsidR="00282CD6" w:rsidRPr="00282CD6">
        <w:t>-</w:t>
      </w:r>
      <w:r w:rsidR="00282CD6">
        <w:t>запрос, который изображён на рисунке 11.</w:t>
      </w:r>
    </w:p>
    <w:p w14:paraId="2D3D7396" w14:textId="77777777" w:rsidR="009E5162" w:rsidRDefault="009E5162" w:rsidP="009E5162">
      <w:pPr>
        <w:keepNext/>
        <w:ind w:firstLine="0"/>
        <w:jc w:val="center"/>
      </w:pPr>
      <w:r w:rsidRPr="009E5162">
        <w:rPr>
          <w:rFonts w:cs="Times New Roman"/>
          <w:noProof/>
          <w:szCs w:val="28"/>
        </w:rPr>
        <w:lastRenderedPageBreak/>
        <w:drawing>
          <wp:inline distT="0" distB="0" distL="0" distR="0" wp14:anchorId="236BAE9C" wp14:editId="344824E2">
            <wp:extent cx="6203289" cy="5433729"/>
            <wp:effectExtent l="19050" t="19050" r="26670" b="14605"/>
            <wp:docPr id="100598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84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08721" cy="54384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2668D6" w14:textId="4305F304" w:rsidR="00AC49CA" w:rsidRPr="008F7110" w:rsidRDefault="009E5162" w:rsidP="009E5162">
      <w:pPr>
        <w:pStyle w:val="a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DF5034">
          <w:rPr>
            <w:noProof/>
          </w:rPr>
          <w:t>11</w:t>
        </w:r>
      </w:fldSimple>
      <w:r>
        <w:t xml:space="preserve"> - Для клиента с наибольшей суммарной стоимостью заказа</w:t>
      </w:r>
      <w:r>
        <w:br/>
        <w:t>выводится список его заказов (номер заказа и стоимость)</w:t>
      </w:r>
      <w:r>
        <w:br/>
        <w:t>в порядке возрастания стоимости заказа</w:t>
      </w:r>
    </w:p>
    <w:p w14:paraId="2EA1FD27" w14:textId="63569F47" w:rsidR="00AC49CA" w:rsidRDefault="00AC49CA" w:rsidP="00901F26">
      <w:pPr>
        <w:ind w:firstLine="0"/>
        <w:jc w:val="center"/>
        <w:rPr>
          <w:rFonts w:cs="Times New Roman"/>
          <w:szCs w:val="28"/>
        </w:rPr>
      </w:pPr>
    </w:p>
    <w:p w14:paraId="0D295158" w14:textId="0191B69B" w:rsidR="00914FDF" w:rsidRDefault="00F72FFD" w:rsidP="00914FDF">
      <w:r>
        <w:t xml:space="preserve">Запрос с рисунка 11 выводит имя, фамилию клиента с наибольшей (максимальной) суммарной стоимостью заказов, номера его заказов и общую стоимость каждого заказа. </w:t>
      </w:r>
      <w:r w:rsidR="00C03B6F">
        <w:t xml:space="preserve">Соответственно, эти поля и были указаны в операторе </w:t>
      </w:r>
      <w:r w:rsidR="00C03B6F">
        <w:rPr>
          <w:lang w:val="en-US"/>
        </w:rPr>
        <w:t>SELECT</w:t>
      </w:r>
      <w:r w:rsidR="00C03B6F" w:rsidRPr="00C03B6F">
        <w:t xml:space="preserve">. </w:t>
      </w:r>
      <w:r w:rsidR="00C03B6F">
        <w:t xml:space="preserve">Данные брались из объединения таблиц Клиенты и Заказы по полю </w:t>
      </w:r>
      <w:r w:rsidR="00C03B6F">
        <w:rPr>
          <w:lang w:val="en-US"/>
        </w:rPr>
        <w:t>ID</w:t>
      </w:r>
      <w:r w:rsidR="00C03B6F">
        <w:t>_клиента. Также, необходимо из всех клиентов выполнить фильтрацию только по тому клиенту, который имеет наибольшую суммарную стоимость заказов. Для этого, использовался оператор «</w:t>
      </w:r>
      <w:r w:rsidR="00C03B6F">
        <w:rPr>
          <w:lang w:val="en-US"/>
        </w:rPr>
        <w:t>WHERE</w:t>
      </w:r>
      <w:r w:rsidR="00C03B6F">
        <w:t xml:space="preserve">», который сравнит </w:t>
      </w:r>
      <w:r w:rsidR="00C03B6F">
        <w:rPr>
          <w:lang w:val="en-US"/>
        </w:rPr>
        <w:t>ID</w:t>
      </w:r>
      <w:r w:rsidR="00C03B6F" w:rsidRPr="00C03B6F">
        <w:t>_</w:t>
      </w:r>
      <w:r w:rsidR="00C03B6F">
        <w:t xml:space="preserve">клиента с тем </w:t>
      </w:r>
      <w:r w:rsidR="00C03B6F">
        <w:rPr>
          <w:lang w:val="en-US"/>
        </w:rPr>
        <w:t>ID</w:t>
      </w:r>
      <w:r w:rsidR="00C03B6F" w:rsidRPr="00C03B6F">
        <w:t xml:space="preserve">, </w:t>
      </w:r>
      <w:r w:rsidR="00C03B6F">
        <w:t>который возвращает подзапрос.</w:t>
      </w:r>
      <w:r w:rsidR="00B5556D">
        <w:br/>
      </w:r>
      <w:r w:rsidR="00C03B6F">
        <w:lastRenderedPageBreak/>
        <w:t xml:space="preserve">А подзапрос выполняет поиск клиента с наибольшей суммарной стоимостью заказов из таблицы «Заказы», где клиенты сгруппированы по </w:t>
      </w:r>
      <w:r w:rsidR="00C03B6F">
        <w:rPr>
          <w:lang w:val="en-US"/>
        </w:rPr>
        <w:t>ID</w:t>
      </w:r>
      <w:r w:rsidR="00C03B6F" w:rsidRPr="00C03B6F">
        <w:t xml:space="preserve">, </w:t>
      </w:r>
      <w:r w:rsidR="00C03B6F">
        <w:t xml:space="preserve">а оператор </w:t>
      </w:r>
      <w:r w:rsidR="00C03B6F">
        <w:rPr>
          <w:lang w:val="en-US"/>
        </w:rPr>
        <w:t>HAVING</w:t>
      </w:r>
      <w:r w:rsidR="00C03B6F" w:rsidRPr="00C03B6F">
        <w:t xml:space="preserve"> </w:t>
      </w:r>
      <w:r w:rsidR="00C03B6F">
        <w:t>выполнит аналогичную фильтрацию по группам</w:t>
      </w:r>
      <w:r w:rsidR="007F64BB">
        <w:t xml:space="preserve"> клиентов</w:t>
      </w:r>
      <w:r w:rsidR="00C03B6F">
        <w:t>, как и в предыдущем запросе с рисунка</w:t>
      </w:r>
      <w:r w:rsidR="007F64BB">
        <w:t xml:space="preserve"> </w:t>
      </w:r>
      <w:r w:rsidR="00C03B6F">
        <w:t xml:space="preserve">10. Далее. Оператор </w:t>
      </w:r>
      <w:r w:rsidR="00C03B6F">
        <w:rPr>
          <w:lang w:val="en-US"/>
        </w:rPr>
        <w:t>ORDER</w:t>
      </w:r>
      <w:r w:rsidR="00C03B6F" w:rsidRPr="00C03B6F">
        <w:t xml:space="preserve"> </w:t>
      </w:r>
      <w:r w:rsidR="00C03B6F">
        <w:rPr>
          <w:lang w:val="en-US"/>
        </w:rPr>
        <w:t>BY</w:t>
      </w:r>
      <w:r w:rsidR="00C03B6F" w:rsidRPr="00C03B6F">
        <w:t xml:space="preserve"> </w:t>
      </w:r>
      <w:r w:rsidR="00C03B6F">
        <w:t>отсортирует список в порядке возрастания стоимости заказа.</w:t>
      </w:r>
    </w:p>
    <w:p w14:paraId="0F99EAD0" w14:textId="6879088D" w:rsidR="00C05F43" w:rsidRPr="00B83443" w:rsidRDefault="004C4811" w:rsidP="00C05F43">
      <w:r>
        <w:t xml:space="preserve">Далее, по заданию необходимо было вывести только тех клиентов, у которых суммарная стоимость заказов превышает среднюю суммарную стоимость заказов клиентов (имя, фамилия, суммарная стоимость заказов клиента, средняя стоимость заказа). </w:t>
      </w:r>
      <w:r w:rsidR="00B83443">
        <w:t xml:space="preserve">Для этого, был сформулирован </w:t>
      </w:r>
      <w:r w:rsidR="00B83443">
        <w:rPr>
          <w:lang w:val="en-US"/>
        </w:rPr>
        <w:t>SQL</w:t>
      </w:r>
      <w:r w:rsidR="00B83443" w:rsidRPr="00B83443">
        <w:t>-</w:t>
      </w:r>
      <w:r w:rsidR="00B83443">
        <w:t>запрос, который показан на рисунке 12.</w:t>
      </w:r>
      <w:r w:rsidR="00C05F43">
        <w:t xml:space="preserve"> </w:t>
      </w:r>
      <w:r w:rsidR="00901921">
        <w:t>Стоит отметить важную деталь, фильтрация клиентов проводилась по средней суммарной стоимости заказов среди всем клиентов (1265.83…), но з</w:t>
      </w:r>
      <w:r w:rsidR="00C05F43">
        <w:t xml:space="preserve">апрос с рисунка 12 выводит </w:t>
      </w:r>
      <w:r w:rsidR="00901921">
        <w:t xml:space="preserve">также и </w:t>
      </w:r>
      <w:r w:rsidR="00C05F43">
        <w:t xml:space="preserve">среднюю суммарную стоимость заказа для каждого клиента </w:t>
      </w:r>
      <w:r w:rsidR="00901921">
        <w:t xml:space="preserve">для </w:t>
      </w:r>
      <w:r w:rsidR="004D5AAB">
        <w:t xml:space="preserve">большей </w:t>
      </w:r>
      <w:r w:rsidR="00901921">
        <w:t>наглядности</w:t>
      </w:r>
      <w:r w:rsidR="003D78CE">
        <w:t xml:space="preserve"> работы запроса</w:t>
      </w:r>
      <w:r w:rsidR="00901921">
        <w:t>.</w:t>
      </w:r>
    </w:p>
    <w:p w14:paraId="4FAE6E31" w14:textId="77777777" w:rsidR="00C03B6F" w:rsidRPr="00C03B6F" w:rsidRDefault="00C03B6F" w:rsidP="00914FDF"/>
    <w:p w14:paraId="1567671E" w14:textId="20032065" w:rsidR="001937C9" w:rsidRDefault="001937C9" w:rsidP="001937C9">
      <w:pPr>
        <w:keepNext/>
        <w:ind w:firstLine="0"/>
        <w:jc w:val="center"/>
      </w:pPr>
      <w:r w:rsidRPr="001937C9">
        <w:rPr>
          <w:noProof/>
        </w:rPr>
        <w:drawing>
          <wp:inline distT="0" distB="0" distL="0" distR="0" wp14:anchorId="32FE9018" wp14:editId="0D87C952">
            <wp:extent cx="6225235" cy="3841284"/>
            <wp:effectExtent l="19050" t="19050" r="23495" b="26035"/>
            <wp:docPr id="1734335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358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9518" cy="38439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2E0E0C" w14:textId="24D2FA59" w:rsidR="00AC49CA" w:rsidRPr="008F7110" w:rsidRDefault="001937C9" w:rsidP="001937C9">
      <w:pPr>
        <w:pStyle w:val="a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DF5034">
          <w:rPr>
            <w:noProof/>
          </w:rPr>
          <w:t>12</w:t>
        </w:r>
      </w:fldSimple>
      <w:r w:rsidRPr="001937C9">
        <w:t xml:space="preserve"> - </w:t>
      </w:r>
      <w:r>
        <w:t>Клиенты, чья суммарная стоимость заказов превышает среднюю</w:t>
      </w:r>
      <w:r>
        <w:br/>
        <w:t>суммарную стоимость заказов клиентов</w:t>
      </w:r>
    </w:p>
    <w:p w14:paraId="5A229F53" w14:textId="5EF4CC05" w:rsidR="00AC49CA" w:rsidRDefault="00C05F43" w:rsidP="00C05F43">
      <w:pPr>
        <w:rPr>
          <w:color w:val="0D0D0D" w:themeColor="text1" w:themeTint="F2"/>
        </w:rPr>
      </w:pPr>
      <w:r w:rsidRPr="00564E55">
        <w:rPr>
          <w:color w:val="0D0D0D" w:themeColor="text1" w:themeTint="F2"/>
          <w:rPrChange w:id="0" w:author="Vladimir Nikulin" w:date="2023-11-28T16:18:00Z">
            <w:rPr/>
          </w:rPrChange>
        </w:rPr>
        <w:lastRenderedPageBreak/>
        <w:t>Запрос с</w:t>
      </w:r>
      <w:r w:rsidR="004C1086" w:rsidRPr="00564E55">
        <w:rPr>
          <w:color w:val="0D0D0D" w:themeColor="text1" w:themeTint="F2"/>
          <w:rPrChange w:id="1" w:author="Vladimir Nikulin" w:date="2023-11-28T16:18:00Z">
            <w:rPr/>
          </w:rPrChange>
        </w:rPr>
        <w:t xml:space="preserve"> рисунк</w:t>
      </w:r>
      <w:r w:rsidR="00446335">
        <w:rPr>
          <w:color w:val="0D0D0D" w:themeColor="text1" w:themeTint="F2"/>
        </w:rPr>
        <w:t xml:space="preserve">а </w:t>
      </w:r>
      <w:r w:rsidR="004C1086" w:rsidRPr="00564E55">
        <w:rPr>
          <w:color w:val="0D0D0D" w:themeColor="text1" w:themeTint="F2"/>
          <w:rPrChange w:id="2" w:author="Vladimir Nikulin" w:date="2023-11-28T16:18:00Z">
            <w:rPr/>
          </w:rPrChange>
        </w:rPr>
        <w:t xml:space="preserve">12 состоит из оператора </w:t>
      </w:r>
      <w:r w:rsidR="004C1086" w:rsidRPr="00564E55">
        <w:rPr>
          <w:color w:val="0D0D0D" w:themeColor="text1" w:themeTint="F2"/>
          <w:lang w:val="en-US"/>
          <w:rPrChange w:id="3" w:author="Vladimir Nikulin" w:date="2023-11-28T16:18:00Z">
            <w:rPr>
              <w:lang w:val="en-US"/>
            </w:rPr>
          </w:rPrChange>
        </w:rPr>
        <w:t>SELECT</w:t>
      </w:r>
      <w:r w:rsidR="004C1086" w:rsidRPr="00564E55">
        <w:rPr>
          <w:color w:val="0D0D0D" w:themeColor="text1" w:themeTint="F2"/>
          <w:rPrChange w:id="4" w:author="Vladimir Nikulin" w:date="2023-11-28T16:18:00Z">
            <w:rPr>
              <w:lang w:val="en-US"/>
            </w:rPr>
          </w:rPrChange>
        </w:rPr>
        <w:t xml:space="preserve">, </w:t>
      </w:r>
      <w:ins w:id="5" w:author="Vladimir Nikulin" w:date="2023-11-28T16:14:00Z">
        <w:r w:rsidR="004C1086" w:rsidRPr="00564E55">
          <w:rPr>
            <w:color w:val="0D0D0D" w:themeColor="text1" w:themeTint="F2"/>
            <w:rPrChange w:id="6" w:author="Vladimir Nikulin" w:date="2023-11-28T16:18:00Z">
              <w:rPr/>
            </w:rPrChange>
          </w:rPr>
          <w:t>где перечислены выводимые поля</w:t>
        </w:r>
        <w:r w:rsidR="004C1086" w:rsidRPr="00564E55">
          <w:rPr>
            <w:color w:val="0D0D0D" w:themeColor="text1" w:themeTint="F2"/>
            <w:rPrChange w:id="7" w:author="Vladimir Nikulin" w:date="2023-11-28T16:18:00Z">
              <w:rPr>
                <w:lang w:val="en-US"/>
              </w:rPr>
            </w:rPrChange>
          </w:rPr>
          <w:t xml:space="preserve">: </w:t>
        </w:r>
        <w:r w:rsidR="004C1086" w:rsidRPr="00564E55">
          <w:rPr>
            <w:color w:val="0D0D0D" w:themeColor="text1" w:themeTint="F2"/>
            <w:rPrChange w:id="8" w:author="Vladimir Nikulin" w:date="2023-11-28T16:18:00Z">
              <w:rPr/>
            </w:rPrChange>
          </w:rPr>
          <w:t>Имя, Фамилия, Суммарная стоимость заказов</w:t>
        </w:r>
      </w:ins>
      <w:ins w:id="9" w:author="Vladimir Nikulin" w:date="2023-11-28T16:15:00Z">
        <w:r w:rsidR="004C1086" w:rsidRPr="00564E55">
          <w:rPr>
            <w:color w:val="0D0D0D" w:themeColor="text1" w:themeTint="F2"/>
            <w:rPrChange w:id="10" w:author="Vladimir Nikulin" w:date="2023-11-28T16:18:00Z">
              <w:rPr/>
            </w:rPrChange>
          </w:rPr>
          <w:t xml:space="preserve"> </w:t>
        </w:r>
      </w:ins>
      <w:ins w:id="11" w:author="Vladimir Nikulin" w:date="2023-11-28T16:16:00Z">
        <w:r w:rsidR="004C1086" w:rsidRPr="00564E55">
          <w:rPr>
            <w:color w:val="0D0D0D" w:themeColor="text1" w:themeTint="F2"/>
            <w:rPrChange w:id="12" w:author="Vladimir Nikulin" w:date="2023-11-28T16:18:00Z">
              <w:rPr/>
            </w:rPrChange>
          </w:rPr>
          <w:t xml:space="preserve">одного </w:t>
        </w:r>
      </w:ins>
      <w:ins w:id="13" w:author="Vladimir Nikulin" w:date="2023-11-28T16:15:00Z">
        <w:r w:rsidR="004C1086" w:rsidRPr="00564E55">
          <w:rPr>
            <w:color w:val="0D0D0D" w:themeColor="text1" w:themeTint="F2"/>
            <w:rPrChange w:id="14" w:author="Vladimir Nikulin" w:date="2023-11-28T16:18:00Z">
              <w:rPr/>
            </w:rPrChange>
          </w:rPr>
          <w:t>конкретног</w:t>
        </w:r>
      </w:ins>
      <w:ins w:id="15" w:author="Vladimir Nikulin" w:date="2023-11-28T16:16:00Z">
        <w:r w:rsidR="004C1086" w:rsidRPr="00564E55">
          <w:rPr>
            <w:color w:val="0D0D0D" w:themeColor="text1" w:themeTint="F2"/>
            <w:rPrChange w:id="16" w:author="Vladimir Nikulin" w:date="2023-11-28T16:18:00Z">
              <w:rPr/>
            </w:rPrChange>
          </w:rPr>
          <w:t>о</w:t>
        </w:r>
      </w:ins>
      <w:ins w:id="17" w:author="Vladimir Nikulin" w:date="2023-11-28T16:14:00Z">
        <w:r w:rsidR="004C1086" w:rsidRPr="00564E55">
          <w:rPr>
            <w:color w:val="0D0D0D" w:themeColor="text1" w:themeTint="F2"/>
            <w:rPrChange w:id="18" w:author="Vladimir Nikulin" w:date="2023-11-28T16:18:00Z">
              <w:rPr/>
            </w:rPrChange>
          </w:rPr>
          <w:t xml:space="preserve"> клиента, Средняя суммарная стоимость </w:t>
        </w:r>
      </w:ins>
      <w:ins w:id="19" w:author="Vladimir Nikulin" w:date="2023-11-28T16:16:00Z">
        <w:r w:rsidR="0009362F" w:rsidRPr="00564E55">
          <w:rPr>
            <w:color w:val="0D0D0D" w:themeColor="text1" w:themeTint="F2"/>
            <w:rPrChange w:id="20" w:author="Vladimir Nikulin" w:date="2023-11-28T16:18:00Z">
              <w:rPr/>
            </w:rPrChange>
          </w:rPr>
          <w:t>заказов одного конкретного клиента</w:t>
        </w:r>
      </w:ins>
      <w:ins w:id="21" w:author="Vladimir Nikulin" w:date="2023-11-28T16:14:00Z">
        <w:r w:rsidR="004C1086" w:rsidRPr="00564E55">
          <w:rPr>
            <w:color w:val="0D0D0D" w:themeColor="text1" w:themeTint="F2"/>
            <w:rPrChange w:id="22" w:author="Vladimir Nikulin" w:date="2023-11-28T16:18:00Z">
              <w:rPr/>
            </w:rPrChange>
          </w:rPr>
          <w:t xml:space="preserve">, </w:t>
        </w:r>
      </w:ins>
      <w:ins w:id="23" w:author="Vladimir Nikulin" w:date="2023-11-28T16:15:00Z">
        <w:r w:rsidR="004C1086" w:rsidRPr="00564E55">
          <w:rPr>
            <w:color w:val="0D0D0D" w:themeColor="text1" w:themeTint="F2"/>
            <w:rPrChange w:id="24" w:author="Vladimir Nikulin" w:date="2023-11-28T16:18:00Z">
              <w:rPr/>
            </w:rPrChange>
          </w:rPr>
          <w:t xml:space="preserve">и подзапрос, который выведет </w:t>
        </w:r>
      </w:ins>
      <w:r w:rsidR="000C2631">
        <w:rPr>
          <w:color w:val="0D0D0D" w:themeColor="text1" w:themeTint="F2"/>
        </w:rPr>
        <w:t>Ср</w:t>
      </w:r>
      <w:ins w:id="25" w:author="Vladimir Nikulin" w:date="2023-11-28T16:15:00Z">
        <w:r w:rsidR="004C1086" w:rsidRPr="00564E55">
          <w:rPr>
            <w:color w:val="0D0D0D" w:themeColor="text1" w:themeTint="F2"/>
            <w:rPrChange w:id="26" w:author="Vladimir Nikulin" w:date="2023-11-28T16:18:00Z">
              <w:rPr/>
            </w:rPrChange>
          </w:rPr>
          <w:t>еднюю суммарную стоимость заказа</w:t>
        </w:r>
      </w:ins>
      <w:ins w:id="27" w:author="Vladimir Nikulin" w:date="2023-11-28T16:16:00Z">
        <w:r w:rsidR="00E01E94" w:rsidRPr="00564E55">
          <w:rPr>
            <w:color w:val="0D0D0D" w:themeColor="text1" w:themeTint="F2"/>
            <w:rPrChange w:id="28" w:author="Vladimir Nikulin" w:date="2023-11-28T16:18:00Z">
              <w:rPr/>
            </w:rPrChange>
          </w:rPr>
          <w:t xml:space="preserve"> среди</w:t>
        </w:r>
      </w:ins>
      <w:ins w:id="29" w:author="Vladimir Nikulin" w:date="2023-11-28T16:15:00Z">
        <w:r w:rsidR="004C1086" w:rsidRPr="00564E55">
          <w:rPr>
            <w:color w:val="0D0D0D" w:themeColor="text1" w:themeTint="F2"/>
            <w:rPrChange w:id="30" w:author="Vladimir Nikulin" w:date="2023-11-28T16:18:00Z">
              <w:rPr/>
            </w:rPrChange>
          </w:rPr>
          <w:t xml:space="preserve"> все</w:t>
        </w:r>
      </w:ins>
      <w:ins w:id="31" w:author="Vladimir Nikulin" w:date="2023-11-28T16:16:00Z">
        <w:r w:rsidR="00E01E94" w:rsidRPr="00564E55">
          <w:rPr>
            <w:color w:val="0D0D0D" w:themeColor="text1" w:themeTint="F2"/>
            <w:rPrChange w:id="32" w:author="Vladimir Nikulin" w:date="2023-11-28T16:18:00Z">
              <w:rPr/>
            </w:rPrChange>
          </w:rPr>
          <w:t xml:space="preserve">х </w:t>
        </w:r>
      </w:ins>
      <w:ins w:id="33" w:author="Vladimir Nikulin" w:date="2023-11-28T16:15:00Z">
        <w:r w:rsidR="004C1086" w:rsidRPr="00564E55">
          <w:rPr>
            <w:color w:val="0D0D0D" w:themeColor="text1" w:themeTint="F2"/>
            <w:rPrChange w:id="34" w:author="Vladimir Nikulin" w:date="2023-11-28T16:18:00Z">
              <w:rPr/>
            </w:rPrChange>
          </w:rPr>
          <w:t>клиент</w:t>
        </w:r>
      </w:ins>
      <w:r w:rsidR="000C2631">
        <w:rPr>
          <w:color w:val="0D0D0D" w:themeColor="text1" w:themeTint="F2"/>
        </w:rPr>
        <w:t>ов</w:t>
      </w:r>
      <w:ins w:id="35" w:author="Vladimir Nikulin" w:date="2023-11-28T16:16:00Z">
        <w:r w:rsidR="00E01E94" w:rsidRPr="00564E55">
          <w:rPr>
            <w:color w:val="0D0D0D" w:themeColor="text1" w:themeTint="F2"/>
            <w:rPrChange w:id="36" w:author="Vladimir Nikulin" w:date="2023-11-28T16:18:00Z">
              <w:rPr/>
            </w:rPrChange>
          </w:rPr>
          <w:t xml:space="preserve"> (по этому значению и происходит фильтрация клиентов)</w:t>
        </w:r>
      </w:ins>
      <w:ins w:id="37" w:author="Vladimir Nikulin" w:date="2023-11-28T16:15:00Z">
        <w:r w:rsidR="004C1086" w:rsidRPr="00564E55">
          <w:rPr>
            <w:color w:val="0D0D0D" w:themeColor="text1" w:themeTint="F2"/>
            <w:rPrChange w:id="38" w:author="Vladimir Nikulin" w:date="2023-11-28T16:18:00Z">
              <w:rPr/>
            </w:rPrChange>
          </w:rPr>
          <w:t>.</w:t>
        </w:r>
      </w:ins>
      <w:r w:rsidR="00A12ABB">
        <w:rPr>
          <w:color w:val="0D0D0D" w:themeColor="text1" w:themeTint="F2"/>
        </w:rPr>
        <w:t xml:space="preserve"> Далее, указаны из каких таблиц брать данные (объединение Клиенты и Заказы по полю </w:t>
      </w:r>
      <w:r w:rsidR="00A12ABB">
        <w:rPr>
          <w:color w:val="0D0D0D" w:themeColor="text1" w:themeTint="F2"/>
          <w:lang w:val="en-US"/>
        </w:rPr>
        <w:t>ID</w:t>
      </w:r>
      <w:r w:rsidR="00A12ABB" w:rsidRPr="00A12ABB">
        <w:rPr>
          <w:color w:val="0D0D0D" w:themeColor="text1" w:themeTint="F2"/>
        </w:rPr>
        <w:t>_</w:t>
      </w:r>
      <w:r w:rsidR="00A12ABB">
        <w:rPr>
          <w:color w:val="0D0D0D" w:themeColor="text1" w:themeTint="F2"/>
        </w:rPr>
        <w:t xml:space="preserve">клиента). Далее, перечислены поля для группировки клиентов (фамилия, имя, </w:t>
      </w:r>
      <w:r w:rsidR="00A12ABB">
        <w:rPr>
          <w:color w:val="0D0D0D" w:themeColor="text1" w:themeTint="F2"/>
          <w:lang w:val="en-US"/>
        </w:rPr>
        <w:t>ID</w:t>
      </w:r>
      <w:r w:rsidR="00A12ABB" w:rsidRPr="00A12ABB">
        <w:rPr>
          <w:color w:val="0D0D0D" w:themeColor="text1" w:themeTint="F2"/>
        </w:rPr>
        <w:t>)</w:t>
      </w:r>
      <w:r w:rsidR="00A12ABB">
        <w:rPr>
          <w:color w:val="0D0D0D" w:themeColor="text1" w:themeTint="F2"/>
        </w:rPr>
        <w:t xml:space="preserve">. Далее, в операторе </w:t>
      </w:r>
      <w:r w:rsidR="00A12ABB">
        <w:rPr>
          <w:color w:val="0D0D0D" w:themeColor="text1" w:themeTint="F2"/>
          <w:lang w:val="en-US"/>
        </w:rPr>
        <w:t>HAVING</w:t>
      </w:r>
      <w:r w:rsidR="00A12ABB" w:rsidRPr="00A12ABB">
        <w:rPr>
          <w:color w:val="0D0D0D" w:themeColor="text1" w:themeTint="F2"/>
        </w:rPr>
        <w:t xml:space="preserve"> </w:t>
      </w:r>
      <w:r w:rsidR="00A12ABB">
        <w:rPr>
          <w:color w:val="0D0D0D" w:themeColor="text1" w:themeTint="F2"/>
        </w:rPr>
        <w:t>выполняется фильтрация клиентов по суммарной стоимости заказов. Если данное значение будет больше</w:t>
      </w:r>
      <w:r w:rsidR="00234FED">
        <w:rPr>
          <w:color w:val="0D0D0D" w:themeColor="text1" w:themeTint="F2"/>
        </w:rPr>
        <w:t>,</w:t>
      </w:r>
      <w:r w:rsidR="00A12ABB">
        <w:rPr>
          <w:color w:val="0D0D0D" w:themeColor="text1" w:themeTint="F2"/>
        </w:rPr>
        <w:t xml:space="preserve"> чем среднее значение по всем клиентам (получено в подзапросе), то клиент отобразится в итоговом списке. </w:t>
      </w:r>
      <w:r w:rsidR="006C29B6">
        <w:rPr>
          <w:color w:val="0D0D0D" w:themeColor="text1" w:themeTint="F2"/>
        </w:rPr>
        <w:t xml:space="preserve">Далее, оператор </w:t>
      </w:r>
      <w:r w:rsidR="006C29B6">
        <w:rPr>
          <w:color w:val="0D0D0D" w:themeColor="text1" w:themeTint="F2"/>
          <w:lang w:val="en-US"/>
        </w:rPr>
        <w:t>ORDER</w:t>
      </w:r>
      <w:r w:rsidR="006C29B6" w:rsidRPr="006C29B6">
        <w:rPr>
          <w:color w:val="0D0D0D" w:themeColor="text1" w:themeTint="F2"/>
        </w:rPr>
        <w:t xml:space="preserve"> </w:t>
      </w:r>
      <w:r w:rsidR="006C29B6">
        <w:rPr>
          <w:color w:val="0D0D0D" w:themeColor="text1" w:themeTint="F2"/>
          <w:lang w:val="en-US"/>
        </w:rPr>
        <w:t>BY</w:t>
      </w:r>
      <w:r w:rsidR="006C29B6" w:rsidRPr="006C29B6">
        <w:rPr>
          <w:color w:val="0D0D0D" w:themeColor="text1" w:themeTint="F2"/>
        </w:rPr>
        <w:t xml:space="preserve"> </w:t>
      </w:r>
      <w:r w:rsidR="006C29B6">
        <w:rPr>
          <w:color w:val="0D0D0D" w:themeColor="text1" w:themeTint="F2"/>
        </w:rPr>
        <w:t>отсортирует список по возрастанию Суммарной стоимости заказов клиента.</w:t>
      </w:r>
    </w:p>
    <w:p w14:paraId="7043D4F9" w14:textId="273BD5C0" w:rsidR="000860D0" w:rsidRDefault="000860D0" w:rsidP="00C05F43">
      <w:pPr>
        <w:rPr>
          <w:color w:val="0D0D0D" w:themeColor="text1" w:themeTint="F2"/>
        </w:rPr>
      </w:pPr>
      <w:r>
        <w:rPr>
          <w:color w:val="0D0D0D" w:themeColor="text1" w:themeTint="F2"/>
        </w:rPr>
        <w:t xml:space="preserve">Все </w:t>
      </w:r>
      <w:r>
        <w:rPr>
          <w:color w:val="0D0D0D" w:themeColor="text1" w:themeTint="F2"/>
          <w:lang w:val="en-US"/>
        </w:rPr>
        <w:t>SQL</w:t>
      </w:r>
      <w:r w:rsidRPr="000860D0">
        <w:rPr>
          <w:color w:val="0D0D0D" w:themeColor="text1" w:themeTint="F2"/>
        </w:rPr>
        <w:t>-</w:t>
      </w:r>
      <w:r>
        <w:rPr>
          <w:color w:val="0D0D0D" w:themeColor="text1" w:themeTint="F2"/>
        </w:rPr>
        <w:t>запросы, перечисленные выше, были сохранены в файле «</w:t>
      </w:r>
      <w:r>
        <w:rPr>
          <w:color w:val="0D0D0D" w:themeColor="text1" w:themeTint="F2"/>
          <w:lang w:val="en-US"/>
        </w:rPr>
        <w:t>script</w:t>
      </w:r>
      <w:r w:rsidRPr="000860D0">
        <w:rPr>
          <w:color w:val="0D0D0D" w:themeColor="text1" w:themeTint="F2"/>
        </w:rPr>
        <w:t>_</w:t>
      </w:r>
      <w:r>
        <w:rPr>
          <w:color w:val="0D0D0D" w:themeColor="text1" w:themeTint="F2"/>
          <w:lang w:val="en-US"/>
        </w:rPr>
        <w:t>lab</w:t>
      </w:r>
      <w:r w:rsidRPr="000860D0">
        <w:rPr>
          <w:color w:val="0D0D0D" w:themeColor="text1" w:themeTint="F2"/>
        </w:rPr>
        <w:t>9.</w:t>
      </w:r>
      <w:r>
        <w:rPr>
          <w:color w:val="0D0D0D" w:themeColor="text1" w:themeTint="F2"/>
          <w:lang w:val="en-US"/>
        </w:rPr>
        <w:t>sql</w:t>
      </w:r>
      <w:r>
        <w:rPr>
          <w:color w:val="0D0D0D" w:themeColor="text1" w:themeTint="F2"/>
        </w:rPr>
        <w:t>»</w:t>
      </w:r>
      <w:r w:rsidRPr="000860D0">
        <w:rPr>
          <w:color w:val="0D0D0D" w:themeColor="text1" w:themeTint="F2"/>
        </w:rPr>
        <w:t xml:space="preserve"> </w:t>
      </w:r>
      <w:r>
        <w:rPr>
          <w:color w:val="0D0D0D" w:themeColor="text1" w:themeTint="F2"/>
        </w:rPr>
        <w:t>в порядке своего исполнения.</w:t>
      </w:r>
    </w:p>
    <w:p w14:paraId="1E907742" w14:textId="7A6BE414" w:rsidR="000860D0" w:rsidRDefault="000860D0" w:rsidP="00C05F43">
      <w:r>
        <w:rPr>
          <w:color w:val="0D0D0D" w:themeColor="text1" w:themeTint="F2"/>
        </w:rPr>
        <w:t>Далее, по заданию необходимо было с</w:t>
      </w:r>
      <w:r>
        <w:t>формулировать задачу, аналогичную изложенной выше (в пунктах 4 – 12 учебной задачи), на основе базы данных, разработанной в предыдущей лабораторной работе в соответствии с индивидуальным заданием. Для своей задачи разрешается создать новую базу данных либо дополнить уже имеющуюся.</w:t>
      </w:r>
    </w:p>
    <w:p w14:paraId="7F095342" w14:textId="1E998197" w:rsidR="00F275C1" w:rsidRDefault="000860D0" w:rsidP="00F275C1">
      <w:r>
        <w:t>Для выполнения этой задачи, использовалась база данных, из прошлой лабораторной работы – «Оптовые продажи».</w:t>
      </w:r>
      <w:r w:rsidR="00B6638E">
        <w:t xml:space="preserve"> Уже имелось несколько </w:t>
      </w:r>
      <w:r w:rsidR="00B6638E">
        <w:rPr>
          <w:lang w:val="en-US"/>
        </w:rPr>
        <w:t>SQL</w:t>
      </w:r>
      <w:r w:rsidR="00B6638E" w:rsidRPr="00B6638E">
        <w:t>-</w:t>
      </w:r>
      <w:r w:rsidR="00B6638E">
        <w:t>запросов на создание 5-ти таблиц данной БД. Эти запросы были выполнены, и далее необходимо было заполнить БД данными.</w:t>
      </w:r>
    </w:p>
    <w:p w14:paraId="020D36E1" w14:textId="4F76EB32" w:rsidR="00F275C1" w:rsidRPr="00F275C1" w:rsidRDefault="00F275C1" w:rsidP="00F275C1">
      <w:r>
        <w:t>Для начала была заполнена таблица «Единицы измерения» (рисунок 13). Далее, была заполнена таблица «Товары» (рисунок 14). Далее, была заполнена таблица «Продавцы» (рисунок 15). Далее, была заполнена таблица «</w:t>
      </w:r>
      <w:r w:rsidR="00F42BDC">
        <w:t>Товары_</w:t>
      </w:r>
      <w:r>
        <w:t>Продавцы»</w:t>
      </w:r>
      <w:r w:rsidR="00EC204B">
        <w:br/>
      </w:r>
      <w:r>
        <w:t>(рисунок 16). Далее, была заполнена таблица «</w:t>
      </w:r>
      <w:r w:rsidR="00BC70D9">
        <w:t>Продажи</w:t>
      </w:r>
      <w:r>
        <w:t>» (рисунок 17).</w:t>
      </w:r>
    </w:p>
    <w:p w14:paraId="17417A01" w14:textId="77777777" w:rsidR="00AC49CA" w:rsidRDefault="00AC49CA" w:rsidP="00901F26">
      <w:pPr>
        <w:ind w:firstLine="0"/>
        <w:jc w:val="center"/>
        <w:rPr>
          <w:rFonts w:cs="Times New Roman"/>
          <w:szCs w:val="28"/>
        </w:rPr>
      </w:pPr>
    </w:p>
    <w:p w14:paraId="0FA91741" w14:textId="77777777" w:rsidR="002F60B8" w:rsidRDefault="007E366F" w:rsidP="002F60B8">
      <w:pPr>
        <w:keepNext/>
        <w:ind w:firstLine="0"/>
        <w:jc w:val="center"/>
      </w:pPr>
      <w:r w:rsidRPr="007E366F">
        <w:rPr>
          <w:rFonts w:cs="Times New Roman"/>
          <w:noProof/>
          <w:szCs w:val="28"/>
        </w:rPr>
        <w:lastRenderedPageBreak/>
        <w:drawing>
          <wp:inline distT="0" distB="0" distL="0" distR="0" wp14:anchorId="06523DC9" wp14:editId="760B5F97">
            <wp:extent cx="2860453" cy="4331970"/>
            <wp:effectExtent l="19050" t="19050" r="16510" b="11430"/>
            <wp:docPr id="275807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076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0208" cy="43770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C0A3D9" w14:textId="0C8C232E" w:rsidR="007E366F" w:rsidRDefault="002F60B8" w:rsidP="002F60B8">
      <w:pPr>
        <w:pStyle w:val="a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DF5034">
          <w:rPr>
            <w:noProof/>
          </w:rPr>
          <w:t>13</w:t>
        </w:r>
      </w:fldSimple>
      <w:r>
        <w:t xml:space="preserve"> - Заполненная таблица «Единицы измерения»</w:t>
      </w:r>
    </w:p>
    <w:p w14:paraId="60C54AB2" w14:textId="77777777" w:rsidR="00901F26" w:rsidRDefault="00901F26" w:rsidP="00CE4C92">
      <w:pPr>
        <w:ind w:firstLine="0"/>
        <w:jc w:val="center"/>
        <w:rPr>
          <w:rFonts w:cs="Times New Roman"/>
          <w:szCs w:val="28"/>
        </w:rPr>
      </w:pPr>
    </w:p>
    <w:p w14:paraId="1436F5B5" w14:textId="77777777" w:rsidR="00D30DA9" w:rsidRDefault="004167CB" w:rsidP="00D30DA9">
      <w:pPr>
        <w:keepNext/>
        <w:ind w:firstLine="0"/>
        <w:jc w:val="center"/>
      </w:pPr>
      <w:r w:rsidRPr="004167CB">
        <w:rPr>
          <w:rFonts w:cs="Times New Roman"/>
          <w:noProof/>
          <w:szCs w:val="28"/>
        </w:rPr>
        <w:drawing>
          <wp:inline distT="0" distB="0" distL="0" distR="0" wp14:anchorId="40208683" wp14:editId="2A7E0A7B">
            <wp:extent cx="6191676" cy="3439551"/>
            <wp:effectExtent l="19050" t="19050" r="19050" b="27940"/>
            <wp:docPr id="965688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6885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7737" cy="34595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BCD458" w14:textId="5AEB6665" w:rsidR="004167CB" w:rsidRDefault="00D30DA9" w:rsidP="00D30DA9">
      <w:pPr>
        <w:pStyle w:val="a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DF5034">
          <w:rPr>
            <w:noProof/>
          </w:rPr>
          <w:t>14</w:t>
        </w:r>
      </w:fldSimple>
      <w:r>
        <w:t xml:space="preserve"> - </w:t>
      </w:r>
      <w:r w:rsidRPr="0064795A">
        <w:t>Заполненная таблица «</w:t>
      </w:r>
      <w:r>
        <w:t>Товары</w:t>
      </w:r>
      <w:r w:rsidRPr="0064795A">
        <w:t>»</w:t>
      </w:r>
    </w:p>
    <w:p w14:paraId="3878599B" w14:textId="77777777" w:rsidR="0077657A" w:rsidRDefault="008763E7" w:rsidP="0077657A">
      <w:pPr>
        <w:keepNext/>
        <w:ind w:firstLine="0"/>
        <w:jc w:val="center"/>
      </w:pPr>
      <w:r w:rsidRPr="008763E7">
        <w:rPr>
          <w:rFonts w:cs="Times New Roman"/>
          <w:noProof/>
          <w:szCs w:val="28"/>
        </w:rPr>
        <w:lastRenderedPageBreak/>
        <w:drawing>
          <wp:inline distT="0" distB="0" distL="0" distR="0" wp14:anchorId="2AB2BF96" wp14:editId="752963C9">
            <wp:extent cx="6205904" cy="3004132"/>
            <wp:effectExtent l="19050" t="19050" r="23495" b="25400"/>
            <wp:docPr id="508489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892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21022" cy="3011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41BE87" w14:textId="1827E282" w:rsidR="00CE4C92" w:rsidRDefault="0077657A" w:rsidP="0077657A">
      <w:pPr>
        <w:pStyle w:val="a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DF5034">
          <w:rPr>
            <w:noProof/>
          </w:rPr>
          <w:t>15</w:t>
        </w:r>
      </w:fldSimple>
      <w:r>
        <w:t xml:space="preserve"> - </w:t>
      </w:r>
      <w:r w:rsidRPr="00E54526">
        <w:t>Заполненная таблица «</w:t>
      </w:r>
      <w:r>
        <w:t>Продавцы</w:t>
      </w:r>
      <w:r w:rsidRPr="00E54526">
        <w:t>»</w:t>
      </w:r>
    </w:p>
    <w:p w14:paraId="51E251DD" w14:textId="77777777" w:rsidR="00CE4C92" w:rsidRDefault="00CE4C92" w:rsidP="00CE4C92">
      <w:pPr>
        <w:ind w:firstLine="0"/>
        <w:jc w:val="center"/>
        <w:rPr>
          <w:rFonts w:cs="Times New Roman"/>
          <w:szCs w:val="28"/>
        </w:rPr>
      </w:pPr>
    </w:p>
    <w:p w14:paraId="35F07214" w14:textId="77777777" w:rsidR="0077657A" w:rsidRDefault="008B5097" w:rsidP="0077657A">
      <w:pPr>
        <w:keepNext/>
        <w:ind w:firstLine="0"/>
        <w:jc w:val="center"/>
      </w:pPr>
      <w:r w:rsidRPr="008B5097">
        <w:rPr>
          <w:rFonts w:cs="Times New Roman"/>
          <w:noProof/>
          <w:szCs w:val="28"/>
        </w:rPr>
        <w:drawing>
          <wp:inline distT="0" distB="0" distL="0" distR="0" wp14:anchorId="6D0DAC05" wp14:editId="4AADCF26">
            <wp:extent cx="3630930" cy="4732222"/>
            <wp:effectExtent l="19050" t="19050" r="26670" b="11430"/>
            <wp:docPr id="1062647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6478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7164" cy="47403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162E2C" w14:textId="67C7CDA4" w:rsidR="00CE4C92" w:rsidRDefault="0077657A" w:rsidP="0077657A">
      <w:pPr>
        <w:pStyle w:val="a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DF5034">
          <w:rPr>
            <w:noProof/>
          </w:rPr>
          <w:t>16</w:t>
        </w:r>
      </w:fldSimple>
      <w:r>
        <w:t xml:space="preserve"> - </w:t>
      </w:r>
      <w:r w:rsidRPr="00E616D9">
        <w:t>Заполненная таблица «</w:t>
      </w:r>
      <w:r>
        <w:t>Товары_Продавцы</w:t>
      </w:r>
      <w:r w:rsidRPr="00E616D9">
        <w:t>»</w:t>
      </w:r>
    </w:p>
    <w:p w14:paraId="19343E2A" w14:textId="77777777" w:rsidR="009A6353" w:rsidRDefault="00C64FD0" w:rsidP="009A6353">
      <w:pPr>
        <w:keepNext/>
        <w:ind w:firstLine="0"/>
        <w:jc w:val="center"/>
      </w:pPr>
      <w:r w:rsidRPr="00C64FD0">
        <w:rPr>
          <w:rFonts w:cs="Times New Roman"/>
          <w:noProof/>
          <w:szCs w:val="28"/>
        </w:rPr>
        <w:lastRenderedPageBreak/>
        <w:drawing>
          <wp:inline distT="0" distB="0" distL="0" distR="0" wp14:anchorId="0F6015CA" wp14:editId="6F5A0D1D">
            <wp:extent cx="6259830" cy="4593813"/>
            <wp:effectExtent l="19050" t="19050" r="26670" b="16510"/>
            <wp:docPr id="549987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9872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74381" cy="46044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AECBEE" w14:textId="377D30C7" w:rsidR="008B5097" w:rsidRDefault="009A6353" w:rsidP="009A6353">
      <w:pPr>
        <w:pStyle w:val="a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DF5034">
          <w:rPr>
            <w:noProof/>
          </w:rPr>
          <w:t>17</w:t>
        </w:r>
      </w:fldSimple>
      <w:r>
        <w:t xml:space="preserve"> - </w:t>
      </w:r>
      <w:r w:rsidRPr="0023131D">
        <w:t>Заполненная таблица «</w:t>
      </w:r>
      <w:r>
        <w:t>Продажи</w:t>
      </w:r>
      <w:r w:rsidRPr="0023131D">
        <w:t>»</w:t>
      </w:r>
    </w:p>
    <w:p w14:paraId="11617598" w14:textId="6C9D4B5E" w:rsidR="008B5097" w:rsidRDefault="008B5097" w:rsidP="00D404B5"/>
    <w:p w14:paraId="6961447D" w14:textId="5CE4F1CF" w:rsidR="00D732C5" w:rsidRDefault="00E111A6" w:rsidP="00BE1563">
      <w:r>
        <w:t>Далее, для данной базы данных была сформулирована следующая задача</w:t>
      </w:r>
      <w:r w:rsidRPr="00E111A6">
        <w:t xml:space="preserve">: </w:t>
      </w:r>
      <w:r>
        <w:br/>
        <w:t>вывести продавцов (фамилия, имя, отчество</w:t>
      </w:r>
      <w:r w:rsidR="00153837">
        <w:t>,</w:t>
      </w:r>
      <w:r w:rsidR="007D64E1">
        <w:t xml:space="preserve"> суммарное число продаж продавца</w:t>
      </w:r>
      <w:r>
        <w:t xml:space="preserve">), у которых </w:t>
      </w:r>
      <w:r w:rsidR="007D64E1">
        <w:t xml:space="preserve">суммарное число продаж </w:t>
      </w:r>
      <w:r>
        <w:t>превышает средний показатель по всем продавцам.</w:t>
      </w:r>
      <w:r w:rsidR="003B46F7">
        <w:t xml:space="preserve"> Также</w:t>
      </w:r>
      <w:r>
        <w:t xml:space="preserve">, необходимо вывести </w:t>
      </w:r>
      <w:r w:rsidR="00C4243F">
        <w:t xml:space="preserve">размер </w:t>
      </w:r>
      <w:r>
        <w:t>общ</w:t>
      </w:r>
      <w:r w:rsidR="00C4243F">
        <w:t xml:space="preserve">ей </w:t>
      </w:r>
      <w:r>
        <w:t>выручк</w:t>
      </w:r>
      <w:r w:rsidR="00C4243F">
        <w:t>и, которую получит фирма</w:t>
      </w:r>
      <w:r>
        <w:t xml:space="preserve"> с продажи товар</w:t>
      </w:r>
      <w:r w:rsidR="003664EA">
        <w:t>ов</w:t>
      </w:r>
      <w:r>
        <w:t>, а также вывести</w:t>
      </w:r>
      <w:r w:rsidR="00C4243F">
        <w:t xml:space="preserve"> размер</w:t>
      </w:r>
      <w:r>
        <w:t xml:space="preserve"> дене</w:t>
      </w:r>
      <w:r w:rsidR="007C282A">
        <w:t>жного вознаграждения</w:t>
      </w:r>
      <w:r w:rsidR="00C4243F">
        <w:t>, котор</w:t>
      </w:r>
      <w:r w:rsidR="007C282A">
        <w:t>ое</w:t>
      </w:r>
      <w:r w:rsidR="00C4243F">
        <w:t xml:space="preserve"> </w:t>
      </w:r>
      <w:r>
        <w:t xml:space="preserve">получит </w:t>
      </w:r>
      <w:r w:rsidR="00C4243F">
        <w:t xml:space="preserve">продавец </w:t>
      </w:r>
      <w:r>
        <w:t>от этой выручки в соответствии с его процентом комиссионных</w:t>
      </w:r>
      <w:r w:rsidR="00CB727D">
        <w:br/>
        <w:t>(общая выручка фирмы, доход продавца)</w:t>
      </w:r>
      <w:r>
        <w:t>.</w:t>
      </w:r>
      <w:r w:rsidR="001D327B">
        <w:t xml:space="preserve"> Полученный список необходимо отсортировать по убыванию общей выручки фирмы.</w:t>
      </w:r>
    </w:p>
    <w:p w14:paraId="2A752D33" w14:textId="556704D6" w:rsidR="008931B3" w:rsidRPr="008931B3" w:rsidRDefault="008931B3" w:rsidP="00BE1563">
      <w:r>
        <w:t xml:space="preserve">Для получения необходимой информации в соответствии со сформулированной задачей, был разработан </w:t>
      </w:r>
      <w:r>
        <w:rPr>
          <w:lang w:val="en-US"/>
        </w:rPr>
        <w:t>SQL</w:t>
      </w:r>
      <w:r>
        <w:t>-запрос, который представлен на рисунке 18.</w:t>
      </w:r>
      <w:r w:rsidR="009C62CB">
        <w:br/>
      </w:r>
      <w:r w:rsidR="009621D3">
        <w:t>Результат выполнения данного запроса представлен на рисунке 19.</w:t>
      </w:r>
    </w:p>
    <w:p w14:paraId="08301320" w14:textId="6B960331" w:rsidR="00F01407" w:rsidRDefault="006A22C4" w:rsidP="00F01407">
      <w:pPr>
        <w:keepNext/>
        <w:ind w:firstLine="0"/>
        <w:jc w:val="center"/>
      </w:pPr>
      <w:r w:rsidRPr="006A22C4">
        <w:rPr>
          <w:noProof/>
        </w:rPr>
        <w:lastRenderedPageBreak/>
        <w:drawing>
          <wp:inline distT="0" distB="0" distL="0" distR="0" wp14:anchorId="75055B85" wp14:editId="64E12A29">
            <wp:extent cx="6231562" cy="6585732"/>
            <wp:effectExtent l="19050" t="19050" r="17145" b="247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66174" cy="66223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501BD9" w14:textId="32543D8E" w:rsidR="00D404B5" w:rsidRDefault="00F01407" w:rsidP="00F01407">
      <w:pPr>
        <w:pStyle w:val="a"/>
      </w:pPr>
      <w:r>
        <w:t xml:space="preserve">Рисунок </w:t>
      </w:r>
      <w:fldSimple w:instr=" SEQ Рисунок \* ARABIC ">
        <w:r w:rsidR="00DF5034">
          <w:rPr>
            <w:noProof/>
          </w:rPr>
          <w:t>18</w:t>
        </w:r>
      </w:fldSimple>
      <w:r>
        <w:t xml:space="preserve"> - Полный текст </w:t>
      </w:r>
      <w:r w:rsidR="007C5272">
        <w:rPr>
          <w:lang w:val="en-US"/>
        </w:rPr>
        <w:t>SQL</w:t>
      </w:r>
      <w:r w:rsidR="007C5272" w:rsidRPr="007C5272">
        <w:t>-</w:t>
      </w:r>
      <w:r>
        <w:t>запроса</w:t>
      </w:r>
      <w:r w:rsidR="0031414C">
        <w:t xml:space="preserve"> для индивидуальной задачи</w:t>
      </w:r>
    </w:p>
    <w:p w14:paraId="7A02C9E5" w14:textId="77777777" w:rsidR="00D404B5" w:rsidRDefault="00D404B5" w:rsidP="00D404B5"/>
    <w:p w14:paraId="48B60058" w14:textId="4063CE54" w:rsidR="00231AC7" w:rsidRDefault="0085705F" w:rsidP="00231AC7">
      <w:pPr>
        <w:keepNext/>
        <w:ind w:firstLine="0"/>
        <w:jc w:val="center"/>
      </w:pPr>
      <w:r w:rsidRPr="0085705F">
        <w:rPr>
          <w:noProof/>
        </w:rPr>
        <w:lastRenderedPageBreak/>
        <w:drawing>
          <wp:inline distT="0" distB="0" distL="0" distR="0" wp14:anchorId="181E3852" wp14:editId="6BEBC7A4">
            <wp:extent cx="6198870" cy="3340890"/>
            <wp:effectExtent l="19050" t="19050" r="11430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737" cy="33489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FB6E1D" w14:textId="45843753" w:rsidR="008B5097" w:rsidRDefault="00231AC7" w:rsidP="00231AC7">
      <w:pPr>
        <w:pStyle w:val="a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DF5034">
          <w:rPr>
            <w:noProof/>
          </w:rPr>
          <w:t>19</w:t>
        </w:r>
      </w:fldSimple>
      <w:r>
        <w:t xml:space="preserve"> - Результат выполнения </w:t>
      </w:r>
      <w:r w:rsidR="006E795A">
        <w:rPr>
          <w:lang w:val="en-US"/>
        </w:rPr>
        <w:t>SQL</w:t>
      </w:r>
      <w:r w:rsidR="006E795A" w:rsidRPr="007C5272">
        <w:t>-</w:t>
      </w:r>
      <w:r w:rsidR="006E795A">
        <w:t>запроса для индивидуальной задачи</w:t>
      </w:r>
    </w:p>
    <w:p w14:paraId="31826A44" w14:textId="77777777" w:rsidR="00740F7A" w:rsidRDefault="00740F7A" w:rsidP="004A1F02"/>
    <w:p w14:paraId="70ABFFBB" w14:textId="20E3F69A" w:rsidR="007D64E1" w:rsidRDefault="00CF10D0" w:rsidP="004A1F02">
      <w:r>
        <w:t>Запрос с рисунка 1</w:t>
      </w:r>
      <w:r w:rsidR="00BC45A6">
        <w:t>8</w:t>
      </w:r>
      <w:r w:rsidR="00262BA1">
        <w:t xml:space="preserve"> и рисунка 19</w:t>
      </w:r>
      <w:r>
        <w:t xml:space="preserve"> начинается с оператора </w:t>
      </w:r>
      <w:r>
        <w:rPr>
          <w:lang w:val="en-US"/>
        </w:rPr>
        <w:t>SELECT</w:t>
      </w:r>
      <w:r w:rsidRPr="00CF10D0">
        <w:t xml:space="preserve">, </w:t>
      </w:r>
      <w:r>
        <w:t>где перечисляются поля</w:t>
      </w:r>
      <w:r w:rsidR="007D64E1">
        <w:t xml:space="preserve"> фамилии, имени и отчества продавца. Также там перечислены три агрегатные функции </w:t>
      </w:r>
      <w:r w:rsidR="007D64E1">
        <w:rPr>
          <w:lang w:val="en-US"/>
        </w:rPr>
        <w:t>SUM</w:t>
      </w:r>
      <w:r w:rsidR="007D64E1" w:rsidRPr="007D64E1">
        <w:t xml:space="preserve">, </w:t>
      </w:r>
      <w:r w:rsidR="007D64E1">
        <w:t>которые рассчитывают, соответственно, «Суммарное число продаж», «Общую выручку фирмы» и «Доход продавца».</w:t>
      </w:r>
      <w:r w:rsidR="00AE33D9">
        <w:t xml:space="preserve"> Далее, следом, идёт подзапрос, который дополнительно, для наглядности, выведет среднее число продаж по всем продавцам (функция </w:t>
      </w:r>
      <w:r w:rsidR="00AE33D9">
        <w:rPr>
          <w:lang w:val="en-US"/>
        </w:rPr>
        <w:t>AVG</w:t>
      </w:r>
      <w:r w:rsidR="00AE33D9" w:rsidRPr="00AE33D9">
        <w:t xml:space="preserve"> </w:t>
      </w:r>
      <w:r w:rsidR="00AE33D9">
        <w:t>рассчитает это значение на основе списка с числом продаж для каждого продавца).</w:t>
      </w:r>
    </w:p>
    <w:p w14:paraId="7A8CF318" w14:textId="2013797C" w:rsidR="00AE33D9" w:rsidRDefault="00AE33D9" w:rsidP="004A1F02">
      <w:r>
        <w:t xml:space="preserve">Оператор </w:t>
      </w:r>
      <w:r>
        <w:rPr>
          <w:lang w:val="en-US"/>
        </w:rPr>
        <w:t>SELECT</w:t>
      </w:r>
      <w:r w:rsidRPr="00AE33D9">
        <w:t xml:space="preserve"> </w:t>
      </w:r>
      <w:r>
        <w:t xml:space="preserve">делает эту выборку из объединения таблиц </w:t>
      </w:r>
      <w:r w:rsidR="00461188">
        <w:t>«</w:t>
      </w:r>
      <w:r>
        <w:t>Продажи</w:t>
      </w:r>
      <w:r w:rsidR="00461188">
        <w:t>»</w:t>
      </w:r>
      <w:r>
        <w:t>,</w:t>
      </w:r>
      <w:r w:rsidR="0037371B">
        <w:br/>
      </w:r>
      <w:r w:rsidR="00461188">
        <w:t>«</w:t>
      </w:r>
      <w:r>
        <w:t>Товары</w:t>
      </w:r>
      <w:r w:rsidR="00461188">
        <w:t>_</w:t>
      </w:r>
      <w:r>
        <w:t>Продавцы</w:t>
      </w:r>
      <w:r w:rsidR="00461188">
        <w:t>»</w:t>
      </w:r>
      <w:r>
        <w:t xml:space="preserve"> и </w:t>
      </w:r>
      <w:r w:rsidR="00461188">
        <w:t>«</w:t>
      </w:r>
      <w:r>
        <w:t>Продавцы</w:t>
      </w:r>
      <w:r w:rsidR="00461188">
        <w:t>»</w:t>
      </w:r>
      <w:r>
        <w:t xml:space="preserve">. Далее, в операторе </w:t>
      </w:r>
      <w:r>
        <w:rPr>
          <w:lang w:val="en-US"/>
        </w:rPr>
        <w:t>GROUP</w:t>
      </w:r>
      <w:r w:rsidRPr="00AE33D9">
        <w:t xml:space="preserve"> </w:t>
      </w:r>
      <w:r>
        <w:rPr>
          <w:lang w:val="en-US"/>
        </w:rPr>
        <w:t>BY</w:t>
      </w:r>
      <w:r w:rsidRPr="00AE33D9">
        <w:t xml:space="preserve"> </w:t>
      </w:r>
      <w:r>
        <w:t xml:space="preserve">указаны категории, по которым будут работать вышеописанные функции </w:t>
      </w:r>
      <w:r>
        <w:rPr>
          <w:lang w:val="en-US"/>
        </w:rPr>
        <w:t>SUM</w:t>
      </w:r>
      <w:r w:rsidRPr="00AE33D9">
        <w:t xml:space="preserve">, </w:t>
      </w:r>
      <w:r>
        <w:t xml:space="preserve">а именно, эти функции рассчитают свои значения для каждого отдельного продавца (поле </w:t>
      </w:r>
      <w:r>
        <w:rPr>
          <w:lang w:val="en-US"/>
        </w:rPr>
        <w:t>ID</w:t>
      </w:r>
      <w:r w:rsidRPr="00AE33D9">
        <w:t>_</w:t>
      </w:r>
      <w:r>
        <w:t>продавца).</w:t>
      </w:r>
    </w:p>
    <w:p w14:paraId="6611F458" w14:textId="579D2150" w:rsidR="00AE4904" w:rsidRPr="00AE4904" w:rsidRDefault="00AE4904" w:rsidP="000152AF">
      <w:r>
        <w:t xml:space="preserve">Далее, полученный список будет отфильтрован оператором </w:t>
      </w:r>
      <w:r>
        <w:rPr>
          <w:lang w:val="en-US"/>
        </w:rPr>
        <w:t>HAVING</w:t>
      </w:r>
      <w:r>
        <w:t>, те продавцы, у которых суммарное число продаж меньше среднего по фирме, будут отсеяны.</w:t>
      </w:r>
      <w:r w:rsidR="000152AF">
        <w:t xml:space="preserve"> </w:t>
      </w:r>
      <w:r>
        <w:t xml:space="preserve">Далее, оператор </w:t>
      </w:r>
      <w:r>
        <w:rPr>
          <w:lang w:val="en-US"/>
        </w:rPr>
        <w:t>ORDER</w:t>
      </w:r>
      <w:r w:rsidRPr="00AE4904">
        <w:t xml:space="preserve"> </w:t>
      </w:r>
      <w:r>
        <w:rPr>
          <w:lang w:val="en-US"/>
        </w:rPr>
        <w:t>BY</w:t>
      </w:r>
      <w:r w:rsidRPr="00AE4904">
        <w:t xml:space="preserve"> </w:t>
      </w:r>
      <w:r>
        <w:t>отсортирует полученный список по полю «Общая выручка фирмы».</w:t>
      </w:r>
    </w:p>
    <w:p w14:paraId="5DFDB8F0" w14:textId="29C17628" w:rsidR="00CF10D0" w:rsidRDefault="00541FBF" w:rsidP="004A1F02">
      <w:r>
        <w:lastRenderedPageBreak/>
        <w:t xml:space="preserve">Далее, в соответствии с заданием, все </w:t>
      </w:r>
      <w:r>
        <w:rPr>
          <w:lang w:val="en-US"/>
        </w:rPr>
        <w:t>SQL</w:t>
      </w:r>
      <w:r w:rsidRPr="00541FBF">
        <w:t>-</w:t>
      </w:r>
      <w:r>
        <w:t>запросы для индивидуальной задачи были сохранены в отдельном файле – «</w:t>
      </w:r>
      <w:r>
        <w:rPr>
          <w:lang w:val="en-US"/>
        </w:rPr>
        <w:t>script</w:t>
      </w:r>
      <w:r w:rsidRPr="00541FBF">
        <w:t>_</w:t>
      </w:r>
      <w:r>
        <w:rPr>
          <w:lang w:val="en-US"/>
        </w:rPr>
        <w:t>lab</w:t>
      </w:r>
      <w:r w:rsidRPr="00541FBF">
        <w:t>8.</w:t>
      </w:r>
      <w:r>
        <w:rPr>
          <w:lang w:val="en-US"/>
        </w:rPr>
        <w:t>sql</w:t>
      </w:r>
      <w:r>
        <w:t>»</w:t>
      </w:r>
      <w:r w:rsidRPr="009A4EE3">
        <w:t>.</w:t>
      </w:r>
    </w:p>
    <w:p w14:paraId="7DDE9D44" w14:textId="654A0889" w:rsidR="002E18F5" w:rsidRPr="00670D1A" w:rsidRDefault="002E18F5" w:rsidP="004A1F02">
      <w:r>
        <w:t>При выполнении лабораторной работы, в файле «</w:t>
      </w:r>
      <w:r>
        <w:rPr>
          <w:lang w:val="en-US"/>
        </w:rPr>
        <w:t>docker</w:t>
      </w:r>
      <w:r w:rsidRPr="002E18F5">
        <w:t>-</w:t>
      </w:r>
      <w:r>
        <w:rPr>
          <w:lang w:val="en-US"/>
        </w:rPr>
        <w:t>compose</w:t>
      </w:r>
      <w:r w:rsidRPr="002E18F5">
        <w:t>.</w:t>
      </w:r>
      <w:r>
        <w:rPr>
          <w:lang w:val="en-US"/>
        </w:rPr>
        <w:t>yml</w:t>
      </w:r>
      <w:r>
        <w:t>»</w:t>
      </w:r>
      <w:r w:rsidR="006E3592">
        <w:br/>
      </w:r>
      <w:r w:rsidR="00925555">
        <w:t>(рисунок 20)</w:t>
      </w:r>
      <w:r>
        <w:t xml:space="preserve"> были обёрнуты две отдельные базы данных. Первая используется для основной задачи</w:t>
      </w:r>
      <w:r w:rsidR="00925555">
        <w:t xml:space="preserve"> </w:t>
      </w:r>
      <w:r>
        <w:t>лабораторной работы, а вторая для индивидуального задания. В каждой из БД</w:t>
      </w:r>
      <w:r w:rsidR="00007053">
        <w:t xml:space="preserve">, </w:t>
      </w:r>
      <w:r>
        <w:t>при запуске контейнера</w:t>
      </w:r>
      <w:r w:rsidR="00007053">
        <w:t>,</w:t>
      </w:r>
      <w:r>
        <w:t xml:space="preserve"> выполнятся</w:t>
      </w:r>
      <w:r w:rsidR="00007053">
        <w:t xml:space="preserve"> </w:t>
      </w:r>
      <w:r>
        <w:t xml:space="preserve">соответствующие скрипты с </w:t>
      </w:r>
      <w:r>
        <w:rPr>
          <w:lang w:val="en-US"/>
        </w:rPr>
        <w:t>SQL</w:t>
      </w:r>
      <w:r w:rsidRPr="002E18F5">
        <w:t>-</w:t>
      </w:r>
      <w:r>
        <w:t>запросами («</w:t>
      </w:r>
      <w:r>
        <w:rPr>
          <w:lang w:val="en-US"/>
        </w:rPr>
        <w:t>script</w:t>
      </w:r>
      <w:r w:rsidRPr="002E18F5">
        <w:t>_</w:t>
      </w:r>
      <w:r>
        <w:rPr>
          <w:lang w:val="en-US"/>
        </w:rPr>
        <w:t>lab</w:t>
      </w:r>
      <w:r w:rsidRPr="002E18F5">
        <w:t>9.</w:t>
      </w:r>
      <w:r>
        <w:rPr>
          <w:lang w:val="en-US"/>
        </w:rPr>
        <w:t>sql</w:t>
      </w:r>
      <w:r>
        <w:t>»</w:t>
      </w:r>
      <w:r w:rsidRPr="002E18F5">
        <w:t xml:space="preserve"> </w:t>
      </w:r>
      <w:r>
        <w:t>и «</w:t>
      </w:r>
      <w:r>
        <w:rPr>
          <w:lang w:val="en-US"/>
        </w:rPr>
        <w:t>script</w:t>
      </w:r>
      <w:r w:rsidRPr="002E18F5">
        <w:t>_</w:t>
      </w:r>
      <w:r>
        <w:rPr>
          <w:lang w:val="en-US"/>
        </w:rPr>
        <w:t>lab</w:t>
      </w:r>
      <w:r w:rsidRPr="002E18F5">
        <w:t>8.</w:t>
      </w:r>
      <w:r>
        <w:rPr>
          <w:lang w:val="en-US"/>
        </w:rPr>
        <w:t>sql</w:t>
      </w:r>
      <w:r>
        <w:t>»</w:t>
      </w:r>
      <w:r w:rsidRPr="002E18F5">
        <w:t>)</w:t>
      </w:r>
      <w:r w:rsidR="00007053">
        <w:t xml:space="preserve"> в файле инициализации БД</w:t>
      </w:r>
      <w:r w:rsidR="00670D1A">
        <w:t xml:space="preserve"> («</w:t>
      </w:r>
      <w:r w:rsidR="00670D1A">
        <w:rPr>
          <w:lang w:val="en-US"/>
        </w:rPr>
        <w:t>init</w:t>
      </w:r>
      <w:r w:rsidR="00670D1A" w:rsidRPr="00670D1A">
        <w:t>.</w:t>
      </w:r>
      <w:r w:rsidR="00670D1A">
        <w:rPr>
          <w:lang w:val="en-US"/>
        </w:rPr>
        <w:t>sql</w:t>
      </w:r>
      <w:r w:rsidR="00670D1A">
        <w:t>»)</w:t>
      </w:r>
      <w:r>
        <w:t>.</w:t>
      </w:r>
      <w:r w:rsidR="00670D1A" w:rsidRPr="00670D1A">
        <w:t xml:space="preserve"> </w:t>
      </w:r>
      <w:r w:rsidR="00670D1A">
        <w:t>Каждая из БД имеет свой порт и при подключении это нужно учитывать.</w:t>
      </w:r>
    </w:p>
    <w:p w14:paraId="52F09EBA" w14:textId="77777777" w:rsidR="00CF10D0" w:rsidRDefault="00CF10D0" w:rsidP="004A1F02"/>
    <w:p w14:paraId="1CFBFA9F" w14:textId="77777777" w:rsidR="00A16902" w:rsidRDefault="00106F32" w:rsidP="00A16902">
      <w:pPr>
        <w:keepNext/>
        <w:ind w:firstLine="0"/>
        <w:jc w:val="center"/>
      </w:pPr>
      <w:r w:rsidRPr="00106F32">
        <w:rPr>
          <w:rFonts w:cs="Times New Roman"/>
          <w:noProof/>
          <w:szCs w:val="28"/>
        </w:rPr>
        <w:drawing>
          <wp:inline distT="0" distB="0" distL="0" distR="0" wp14:anchorId="15AB0E00" wp14:editId="1B243D06">
            <wp:extent cx="6246056" cy="3350408"/>
            <wp:effectExtent l="19050" t="19050" r="21590" b="215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407" cy="33527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3A5F0A" w14:textId="20E09194" w:rsidR="008B5097" w:rsidRPr="008748AF" w:rsidRDefault="00A16902" w:rsidP="00A16902">
      <w:pPr>
        <w:pStyle w:val="a"/>
        <w:rPr>
          <w:rFonts w:cs="Times New Roman"/>
          <w:szCs w:val="28"/>
          <w:lang w:val="en-US"/>
        </w:rPr>
      </w:pPr>
      <w:r>
        <w:t>Рисунок</w:t>
      </w:r>
      <w:r w:rsidRPr="008748AF">
        <w:rPr>
          <w:lang w:val="en-US"/>
        </w:rPr>
        <w:t xml:space="preserve"> </w:t>
      </w:r>
      <w:r>
        <w:fldChar w:fldCharType="begin"/>
      </w:r>
      <w:r w:rsidRPr="008748AF">
        <w:rPr>
          <w:lang w:val="en-US"/>
        </w:rPr>
        <w:instrText xml:space="preserve"> SEQ </w:instrText>
      </w:r>
      <w:r>
        <w:instrText>Рисунок</w:instrText>
      </w:r>
      <w:r w:rsidRPr="008748AF">
        <w:rPr>
          <w:lang w:val="en-US"/>
        </w:rPr>
        <w:instrText xml:space="preserve"> \* ARABIC </w:instrText>
      </w:r>
      <w:r>
        <w:fldChar w:fldCharType="separate"/>
      </w:r>
      <w:r w:rsidR="00DF5034">
        <w:rPr>
          <w:noProof/>
          <w:lang w:val="en-US"/>
        </w:rPr>
        <w:t>20</w:t>
      </w:r>
      <w:r>
        <w:fldChar w:fldCharType="end"/>
      </w:r>
      <w:r w:rsidRPr="008748AF">
        <w:rPr>
          <w:lang w:val="en-US"/>
        </w:rPr>
        <w:t xml:space="preserve"> - </w:t>
      </w:r>
      <w:r>
        <w:t>Файл</w:t>
      </w:r>
      <w:r w:rsidRPr="008748AF">
        <w:rPr>
          <w:lang w:val="en-US"/>
        </w:rPr>
        <w:t xml:space="preserve"> «</w:t>
      </w:r>
      <w:r>
        <w:rPr>
          <w:lang w:val="en-US"/>
        </w:rPr>
        <w:t>docker-compose.yml</w:t>
      </w:r>
      <w:r w:rsidRPr="008748AF">
        <w:rPr>
          <w:lang w:val="en-US"/>
        </w:rPr>
        <w:t>»</w:t>
      </w:r>
    </w:p>
    <w:p w14:paraId="1AC81BB1" w14:textId="4CC6DCE1" w:rsidR="00067DF3" w:rsidRDefault="00067DF3" w:rsidP="00CE4C92">
      <w:pPr>
        <w:ind w:firstLine="0"/>
        <w:jc w:val="center"/>
        <w:rPr>
          <w:rFonts w:cs="Times New Roman"/>
          <w:szCs w:val="28"/>
          <w:lang w:val="en-US"/>
        </w:rPr>
      </w:pPr>
    </w:p>
    <w:p w14:paraId="04147F4E" w14:textId="009827E9" w:rsidR="009A370E" w:rsidRPr="009A370E" w:rsidRDefault="009A370E" w:rsidP="009A370E">
      <w:r>
        <w:t>После исполнения команды «</w:t>
      </w:r>
      <w:r>
        <w:rPr>
          <w:lang w:val="en-US"/>
        </w:rPr>
        <w:t>docker</w:t>
      </w:r>
      <w:r w:rsidRPr="009A370E">
        <w:t xml:space="preserve"> </w:t>
      </w:r>
      <w:r>
        <w:rPr>
          <w:lang w:val="en-US"/>
        </w:rPr>
        <w:t>compose</w:t>
      </w:r>
      <w:r w:rsidRPr="009A370E">
        <w:t xml:space="preserve"> </w:t>
      </w:r>
      <w:r>
        <w:rPr>
          <w:lang w:val="en-US"/>
        </w:rPr>
        <w:t>up</w:t>
      </w:r>
      <w:r w:rsidRPr="009A370E">
        <w:t xml:space="preserve"> -</w:t>
      </w:r>
      <w:r>
        <w:rPr>
          <w:lang w:val="en-US"/>
        </w:rPr>
        <w:t>d</w:t>
      </w:r>
      <w:r>
        <w:t>»</w:t>
      </w:r>
      <w:r w:rsidRPr="009A370E">
        <w:t xml:space="preserve"> </w:t>
      </w:r>
      <w:r>
        <w:t xml:space="preserve">в терминале, в </w:t>
      </w:r>
      <w:r>
        <w:rPr>
          <w:lang w:val="en-US"/>
        </w:rPr>
        <w:t>Docker</w:t>
      </w:r>
      <w:r w:rsidRPr="009A370E">
        <w:t xml:space="preserve"> </w:t>
      </w:r>
      <w:r>
        <w:rPr>
          <w:lang w:val="en-US"/>
        </w:rPr>
        <w:t>Desktop</w:t>
      </w:r>
      <w:r w:rsidRPr="009A370E">
        <w:t xml:space="preserve"> </w:t>
      </w:r>
      <w:r>
        <w:t>контейнер будет запущен и появится возможность подключения одновременно к двум базам данных</w:t>
      </w:r>
      <w:r w:rsidR="00FF35E4">
        <w:t xml:space="preserve"> (рисунок 21)</w:t>
      </w:r>
      <w:r>
        <w:t>.</w:t>
      </w:r>
    </w:p>
    <w:p w14:paraId="1C5DA3D0" w14:textId="77777777" w:rsidR="008748AF" w:rsidRDefault="00837AA4" w:rsidP="008748AF">
      <w:pPr>
        <w:keepNext/>
        <w:ind w:firstLine="0"/>
        <w:jc w:val="center"/>
      </w:pPr>
      <w:r w:rsidRPr="00837AA4">
        <w:rPr>
          <w:rFonts w:cs="Times New Roman"/>
          <w:noProof/>
          <w:szCs w:val="28"/>
        </w:rPr>
        <w:lastRenderedPageBreak/>
        <w:drawing>
          <wp:inline distT="0" distB="0" distL="0" distR="0" wp14:anchorId="3E897BCE" wp14:editId="2BD7A794">
            <wp:extent cx="6231988" cy="3343472"/>
            <wp:effectExtent l="19050" t="19050" r="16510" b="28575"/>
            <wp:docPr id="1262564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648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36475" cy="33458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577E98" w14:textId="6D92E11D" w:rsidR="008B5097" w:rsidRDefault="008748AF" w:rsidP="008748AF">
      <w:pPr>
        <w:pStyle w:val="a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DF5034">
          <w:rPr>
            <w:noProof/>
          </w:rPr>
          <w:t>21</w:t>
        </w:r>
      </w:fldSimple>
      <w:r>
        <w:t xml:space="preserve"> - Запуск контейнера в </w:t>
      </w:r>
      <w:r>
        <w:rPr>
          <w:lang w:val="en-US"/>
        </w:rPr>
        <w:t>Docker</w:t>
      </w:r>
      <w:r w:rsidRPr="009A370E">
        <w:t xml:space="preserve"> </w:t>
      </w:r>
      <w:r>
        <w:rPr>
          <w:lang w:val="en-US"/>
        </w:rPr>
        <w:t>Desktop</w:t>
      </w:r>
    </w:p>
    <w:p w14:paraId="641058CE" w14:textId="77777777" w:rsidR="007B00C2" w:rsidRPr="008F7110" w:rsidRDefault="007B00C2" w:rsidP="006E5854">
      <w:pPr>
        <w:ind w:firstLine="720"/>
        <w:rPr>
          <w:rFonts w:cs="Times New Roman"/>
          <w:szCs w:val="28"/>
        </w:rPr>
      </w:pPr>
    </w:p>
    <w:p w14:paraId="2054A338" w14:textId="26469965" w:rsidR="006E5854" w:rsidRPr="00914C70" w:rsidRDefault="006E5854" w:rsidP="006E5854">
      <w:pPr>
        <w:ind w:firstLine="720"/>
        <w:rPr>
          <w:rFonts w:cs="Times New Roman"/>
          <w:szCs w:val="28"/>
        </w:rPr>
      </w:pPr>
      <w:r w:rsidRPr="00FE3A59">
        <w:rPr>
          <w:rFonts w:cs="Times New Roman"/>
          <w:b/>
          <w:bCs/>
          <w:szCs w:val="28"/>
        </w:rPr>
        <w:t>Ответы на контрольные вопросы</w:t>
      </w:r>
      <w:r w:rsidRPr="00A64948">
        <w:rPr>
          <w:rFonts w:cs="Times New Roman"/>
          <w:b/>
          <w:bCs/>
          <w:szCs w:val="28"/>
        </w:rPr>
        <w:t>:</w:t>
      </w:r>
      <w:r w:rsidRPr="00914C70">
        <w:rPr>
          <w:rFonts w:cs="Times New Roman"/>
          <w:szCs w:val="28"/>
        </w:rPr>
        <w:t xml:space="preserve"> </w:t>
      </w:r>
    </w:p>
    <w:p w14:paraId="547CB0B1" w14:textId="17418C2A" w:rsidR="00937F35" w:rsidRDefault="00937F35" w:rsidP="00937F35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Вопрос 1</w:t>
      </w:r>
      <w:r w:rsidR="009A5AE0">
        <w:rPr>
          <w:rFonts w:cs="Times New Roman"/>
          <w:szCs w:val="28"/>
        </w:rPr>
        <w:t>.</w:t>
      </w:r>
      <w:r w:rsidR="00585349" w:rsidRPr="00585349">
        <w:rPr>
          <w:rFonts w:cs="Times New Roman"/>
          <w:szCs w:val="28"/>
        </w:rPr>
        <w:t xml:space="preserve"> </w:t>
      </w:r>
      <w:r w:rsidR="00BA1CA9">
        <w:t>Ч</w:t>
      </w:r>
      <w:r w:rsidR="00A43EAD">
        <w:t>то такое подзапрос?</w:t>
      </w:r>
    </w:p>
    <w:p w14:paraId="16985CBC" w14:textId="7E4D21A9" w:rsidR="003E6EC4" w:rsidRDefault="00937F35" w:rsidP="007F43F2">
      <w:pPr>
        <w:pStyle w:val="NoSpacing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Ответ</w:t>
      </w:r>
      <w:r w:rsidR="00225C45">
        <w:rPr>
          <w:rFonts w:cs="Times New Roman"/>
          <w:szCs w:val="28"/>
        </w:rPr>
        <w:t xml:space="preserve">. </w:t>
      </w:r>
      <w:r w:rsidR="00225C45" w:rsidRPr="00225C45">
        <w:rPr>
          <w:rFonts w:cs="Times New Roman"/>
          <w:szCs w:val="28"/>
        </w:rPr>
        <w:t xml:space="preserve">Подзапрос </w:t>
      </w:r>
      <w:r w:rsidR="007F43F2">
        <w:rPr>
          <w:rFonts w:cs="Times New Roman"/>
          <w:szCs w:val="28"/>
        </w:rPr>
        <w:t>–</w:t>
      </w:r>
      <w:r w:rsidR="00C852CB">
        <w:rPr>
          <w:rFonts w:cs="Times New Roman"/>
          <w:szCs w:val="28"/>
        </w:rPr>
        <w:t xml:space="preserve"> </w:t>
      </w:r>
      <w:r w:rsidR="00225C45" w:rsidRPr="00225C45">
        <w:rPr>
          <w:rFonts w:cs="Times New Roman"/>
          <w:szCs w:val="28"/>
        </w:rPr>
        <w:t>это запрос, который включен внутри другого запроса. Он может использоваться в различных частях SQL, таких как SELECT, FROM, WHERE, и так далее. Идея заключается в том, чтобы выполнить один запрос (подзапрос) и использовать его результат в другом запросе.</w:t>
      </w:r>
    </w:p>
    <w:p w14:paraId="4E936173" w14:textId="29635B8C" w:rsidR="00937F35" w:rsidRDefault="00937F35" w:rsidP="00937F35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Вопрос 2</w:t>
      </w:r>
      <w:r w:rsidR="009A5AE0">
        <w:rPr>
          <w:rFonts w:cs="Times New Roman"/>
          <w:szCs w:val="28"/>
        </w:rPr>
        <w:t>.</w:t>
      </w:r>
      <w:r w:rsidRPr="00937F35">
        <w:rPr>
          <w:rFonts w:cs="Times New Roman"/>
          <w:szCs w:val="28"/>
        </w:rPr>
        <w:t xml:space="preserve"> </w:t>
      </w:r>
      <w:r w:rsidR="009A5AE0">
        <w:rPr>
          <w:rFonts w:cs="Times New Roman"/>
          <w:szCs w:val="28"/>
        </w:rPr>
        <w:t>К</w:t>
      </w:r>
      <w:r w:rsidR="00A43EAD">
        <w:t>ак заполнить таблицу данными?</w:t>
      </w:r>
    </w:p>
    <w:p w14:paraId="4BAEC289" w14:textId="58B3642A" w:rsidR="00781228" w:rsidRPr="00D3479B" w:rsidRDefault="00781228" w:rsidP="000829A6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Ответ</w:t>
      </w:r>
      <w:r w:rsidR="00225C45">
        <w:rPr>
          <w:rFonts w:cs="Times New Roman"/>
          <w:szCs w:val="28"/>
        </w:rPr>
        <w:t xml:space="preserve">. </w:t>
      </w:r>
      <w:r w:rsidR="00392610" w:rsidRPr="00392610">
        <w:rPr>
          <w:rFonts w:cs="Times New Roman"/>
          <w:szCs w:val="28"/>
        </w:rPr>
        <w:t xml:space="preserve">Заполнение таблицы данными можно выполнить с использованием оператора INSERT. </w:t>
      </w:r>
      <w:r w:rsidR="000179D5">
        <w:rPr>
          <w:rFonts w:cs="Times New Roman"/>
          <w:szCs w:val="28"/>
        </w:rPr>
        <w:t>П</w:t>
      </w:r>
      <w:r w:rsidR="00392610" w:rsidRPr="00392610">
        <w:rPr>
          <w:rFonts w:cs="Times New Roman"/>
          <w:szCs w:val="28"/>
        </w:rPr>
        <w:t>ример простого запроса для вставки данных в таблицу:</w:t>
      </w:r>
      <w:r w:rsidR="000179D5">
        <w:rPr>
          <w:rFonts w:cs="Times New Roman"/>
          <w:szCs w:val="28"/>
        </w:rPr>
        <w:br/>
      </w:r>
      <w:r w:rsidR="000829A6">
        <w:rPr>
          <w:rFonts w:cs="Times New Roman"/>
          <w:szCs w:val="28"/>
        </w:rPr>
        <w:t>«</w:t>
      </w:r>
      <w:r w:rsidR="000829A6" w:rsidRPr="000829A6">
        <w:rPr>
          <w:rFonts w:cs="Times New Roman"/>
          <w:szCs w:val="28"/>
        </w:rPr>
        <w:t>INSERT INTO имя_таблицы (столбец1, столбец2, столбец3)</w:t>
      </w:r>
      <w:r w:rsidR="000829A6">
        <w:rPr>
          <w:rFonts w:cs="Times New Roman"/>
          <w:szCs w:val="28"/>
        </w:rPr>
        <w:t xml:space="preserve"> </w:t>
      </w:r>
      <w:r w:rsidR="000829A6" w:rsidRPr="000829A6">
        <w:rPr>
          <w:rFonts w:cs="Times New Roman"/>
          <w:szCs w:val="28"/>
        </w:rPr>
        <w:t>VALUES (значение1, значение2, значение3);</w:t>
      </w:r>
      <w:r w:rsidR="000829A6">
        <w:rPr>
          <w:rFonts w:cs="Times New Roman"/>
          <w:szCs w:val="28"/>
        </w:rPr>
        <w:t>».</w:t>
      </w:r>
    </w:p>
    <w:p w14:paraId="11CAF140" w14:textId="1EFE7CE3" w:rsidR="008F6186" w:rsidRPr="0022363B" w:rsidRDefault="00937F35" w:rsidP="00937F35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Вопрос 3</w:t>
      </w:r>
      <w:r w:rsidR="009A5AE0">
        <w:rPr>
          <w:rFonts w:cs="Times New Roman"/>
          <w:szCs w:val="28"/>
        </w:rPr>
        <w:t>.</w:t>
      </w:r>
      <w:r w:rsidR="003B776C">
        <w:rPr>
          <w:rFonts w:cs="Times New Roman"/>
          <w:szCs w:val="28"/>
        </w:rPr>
        <w:t xml:space="preserve"> </w:t>
      </w:r>
      <w:r w:rsidR="00BA1CA9">
        <w:t>Агрегатные функции. Основные сведения.</w:t>
      </w:r>
    </w:p>
    <w:p w14:paraId="55907511" w14:textId="36247EFF" w:rsidR="005C5FE6" w:rsidRPr="00F13781" w:rsidRDefault="00781228" w:rsidP="00B04200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Ответ</w:t>
      </w:r>
      <w:r w:rsidR="00225C45">
        <w:rPr>
          <w:rFonts w:cs="Times New Roman"/>
          <w:szCs w:val="28"/>
        </w:rPr>
        <w:t xml:space="preserve">. </w:t>
      </w:r>
      <w:r w:rsidR="00B04200" w:rsidRPr="00B04200">
        <w:rPr>
          <w:rFonts w:cs="Times New Roman"/>
          <w:szCs w:val="28"/>
        </w:rPr>
        <w:t>Агрегатные функции используются для выполнения вычислений по набору значений и возвращают единый результат. Эти функции обычно используются в комбинации с оператором GROUP BY для агрегации данных по группам.</w:t>
      </w:r>
      <w:r w:rsidR="000C7EB3">
        <w:rPr>
          <w:rFonts w:cs="Times New Roman"/>
          <w:szCs w:val="28"/>
        </w:rPr>
        <w:br/>
      </w:r>
      <w:r w:rsidR="00F13781">
        <w:rPr>
          <w:rFonts w:cs="Times New Roman"/>
          <w:szCs w:val="28"/>
        </w:rPr>
        <w:t xml:space="preserve">Агрегатными функциями являются такие функция как </w:t>
      </w:r>
      <w:r w:rsidR="00F13781">
        <w:rPr>
          <w:rFonts w:cs="Times New Roman"/>
          <w:szCs w:val="28"/>
          <w:lang w:val="en-US"/>
        </w:rPr>
        <w:t>COUNT</w:t>
      </w:r>
      <w:r w:rsidR="008E2C02">
        <w:rPr>
          <w:rFonts w:cs="Times New Roman"/>
          <w:szCs w:val="28"/>
        </w:rPr>
        <w:t xml:space="preserve"> (вернёт количество </w:t>
      </w:r>
      <w:r w:rsidR="008E2C02">
        <w:rPr>
          <w:rFonts w:cs="Times New Roman"/>
          <w:szCs w:val="28"/>
        </w:rPr>
        <w:lastRenderedPageBreak/>
        <w:t>строк в результате запроса)</w:t>
      </w:r>
      <w:r w:rsidR="00F13781" w:rsidRPr="00F13781">
        <w:rPr>
          <w:rFonts w:cs="Times New Roman"/>
          <w:szCs w:val="28"/>
        </w:rPr>
        <w:t xml:space="preserve">, </w:t>
      </w:r>
      <w:r w:rsidR="00F13781">
        <w:rPr>
          <w:rFonts w:cs="Times New Roman"/>
          <w:szCs w:val="28"/>
          <w:lang w:val="en-US"/>
        </w:rPr>
        <w:t>SUM</w:t>
      </w:r>
      <w:r w:rsidR="008E2C02">
        <w:rPr>
          <w:rFonts w:cs="Times New Roman"/>
          <w:szCs w:val="28"/>
        </w:rPr>
        <w:t xml:space="preserve"> (возвращает сумму значений в указанном столбце)</w:t>
      </w:r>
      <w:r w:rsidR="00F13781" w:rsidRPr="00F13781">
        <w:rPr>
          <w:rFonts w:cs="Times New Roman"/>
          <w:szCs w:val="28"/>
        </w:rPr>
        <w:t xml:space="preserve">, </w:t>
      </w:r>
      <w:r w:rsidR="00F13781">
        <w:rPr>
          <w:rFonts w:cs="Times New Roman"/>
          <w:szCs w:val="28"/>
          <w:lang w:val="en-US"/>
        </w:rPr>
        <w:t>AVG</w:t>
      </w:r>
      <w:r w:rsidR="008E2C02">
        <w:rPr>
          <w:rFonts w:cs="Times New Roman"/>
          <w:szCs w:val="28"/>
        </w:rPr>
        <w:t xml:space="preserve"> (среднее значение в указанном столбце)</w:t>
      </w:r>
      <w:r w:rsidR="00F13781" w:rsidRPr="00F13781">
        <w:rPr>
          <w:rFonts w:cs="Times New Roman"/>
          <w:szCs w:val="28"/>
        </w:rPr>
        <w:t xml:space="preserve">, </w:t>
      </w:r>
      <w:r w:rsidR="00F13781">
        <w:rPr>
          <w:rFonts w:cs="Times New Roman"/>
          <w:szCs w:val="28"/>
          <w:lang w:val="en-US"/>
        </w:rPr>
        <w:t>MIN</w:t>
      </w:r>
      <w:r w:rsidR="008E2C02">
        <w:rPr>
          <w:rFonts w:cs="Times New Roman"/>
          <w:szCs w:val="28"/>
        </w:rPr>
        <w:t xml:space="preserve"> (минимальное значение из столбца)</w:t>
      </w:r>
      <w:r w:rsidR="00F13781" w:rsidRPr="00F13781">
        <w:rPr>
          <w:rFonts w:cs="Times New Roman"/>
          <w:szCs w:val="28"/>
        </w:rPr>
        <w:t xml:space="preserve">, </w:t>
      </w:r>
      <w:r w:rsidR="00F13781">
        <w:rPr>
          <w:rFonts w:cs="Times New Roman"/>
          <w:szCs w:val="28"/>
          <w:lang w:val="en-US"/>
        </w:rPr>
        <w:t>MAX</w:t>
      </w:r>
      <w:r w:rsidR="008E2C02">
        <w:rPr>
          <w:rFonts w:cs="Times New Roman"/>
          <w:szCs w:val="28"/>
        </w:rPr>
        <w:t xml:space="preserve"> (максимальное значение из столбца)</w:t>
      </w:r>
      <w:r w:rsidR="00F13781" w:rsidRPr="00F13781">
        <w:rPr>
          <w:rFonts w:cs="Times New Roman"/>
          <w:szCs w:val="28"/>
        </w:rPr>
        <w:t>.</w:t>
      </w:r>
    </w:p>
    <w:p w14:paraId="5FDC342C" w14:textId="2EA85AA5" w:rsidR="00770310" w:rsidRPr="0022363B" w:rsidRDefault="00770310" w:rsidP="00770310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Вопрос </w:t>
      </w:r>
      <w:r w:rsidR="00CD088E">
        <w:rPr>
          <w:rFonts w:cs="Times New Roman"/>
          <w:szCs w:val="28"/>
        </w:rPr>
        <w:t>4</w:t>
      </w:r>
      <w:r w:rsidR="009A5AE0">
        <w:rPr>
          <w:rFonts w:cs="Times New Roman"/>
          <w:szCs w:val="28"/>
        </w:rPr>
        <w:t xml:space="preserve">. </w:t>
      </w:r>
      <w:r w:rsidR="00715AEC">
        <w:t>Как объединить таблицы в запросе?</w:t>
      </w:r>
    </w:p>
    <w:p w14:paraId="274610B9" w14:textId="3CFD6C0E" w:rsidR="00773E7D" w:rsidRPr="00810E2D" w:rsidRDefault="00770310" w:rsidP="00BA4EDE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Ответ</w:t>
      </w:r>
      <w:r w:rsidR="00225C45">
        <w:rPr>
          <w:rFonts w:cs="Times New Roman"/>
          <w:szCs w:val="28"/>
        </w:rPr>
        <w:t xml:space="preserve">. </w:t>
      </w:r>
      <w:r w:rsidR="00773E7D">
        <w:rPr>
          <w:rFonts w:cs="Times New Roman"/>
          <w:szCs w:val="28"/>
        </w:rPr>
        <w:t>Д</w:t>
      </w:r>
      <w:r w:rsidR="00773E7D" w:rsidRPr="00773E7D">
        <w:rPr>
          <w:rFonts w:cs="Times New Roman"/>
          <w:szCs w:val="28"/>
        </w:rPr>
        <w:t xml:space="preserve">ля объединения таблиц в запросе используют оператор </w:t>
      </w:r>
      <w:r w:rsidR="00DB7D66">
        <w:rPr>
          <w:rFonts w:cs="Times New Roman"/>
          <w:szCs w:val="28"/>
          <w:lang w:val="en-US"/>
        </w:rPr>
        <w:t>JOIN</w:t>
      </w:r>
      <w:r w:rsidR="00810E2D" w:rsidRPr="00810E2D">
        <w:rPr>
          <w:rFonts w:cs="Times New Roman"/>
          <w:szCs w:val="28"/>
        </w:rPr>
        <w:t>.</w:t>
      </w:r>
    </w:p>
    <w:p w14:paraId="3AB9B23C" w14:textId="3B4E0C50" w:rsidR="00770310" w:rsidRPr="0022363B" w:rsidRDefault="00770310" w:rsidP="00770310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Вопрос </w:t>
      </w:r>
      <w:r w:rsidR="00CD088E">
        <w:rPr>
          <w:rFonts w:cs="Times New Roman"/>
          <w:szCs w:val="28"/>
        </w:rPr>
        <w:t>5</w:t>
      </w:r>
      <w:r w:rsidR="009A5AE0">
        <w:rPr>
          <w:rFonts w:cs="Times New Roman"/>
          <w:szCs w:val="28"/>
        </w:rPr>
        <w:t xml:space="preserve">. </w:t>
      </w:r>
      <w:r w:rsidR="00132F03">
        <w:t>Способы объединения таблиц. Краткая характеристика.</w:t>
      </w:r>
    </w:p>
    <w:p w14:paraId="0070392B" w14:textId="2465902B" w:rsidR="00113985" w:rsidRPr="0049790B" w:rsidRDefault="00770310" w:rsidP="003B776C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Ответ</w:t>
      </w:r>
      <w:r w:rsidR="00225C45">
        <w:rPr>
          <w:rFonts w:cs="Times New Roman"/>
          <w:szCs w:val="28"/>
        </w:rPr>
        <w:t xml:space="preserve">. </w:t>
      </w:r>
      <w:r w:rsidR="002C73F1">
        <w:rPr>
          <w:rFonts w:cs="Times New Roman"/>
          <w:szCs w:val="28"/>
        </w:rPr>
        <w:t xml:space="preserve">Оператор </w:t>
      </w:r>
      <w:r w:rsidR="002C73F1">
        <w:rPr>
          <w:rFonts w:cs="Times New Roman"/>
          <w:szCs w:val="28"/>
          <w:lang w:val="en-US"/>
        </w:rPr>
        <w:t>JOIN</w:t>
      </w:r>
      <w:r w:rsidR="0049790B" w:rsidRPr="0049790B">
        <w:rPr>
          <w:rFonts w:cs="Times New Roman"/>
          <w:szCs w:val="28"/>
        </w:rPr>
        <w:t xml:space="preserve"> </w:t>
      </w:r>
      <w:r w:rsidR="0049790B">
        <w:rPr>
          <w:rFonts w:cs="Times New Roman"/>
          <w:szCs w:val="28"/>
        </w:rPr>
        <w:t>предоставляет несколько способ своего использования. Варианты использования данного оператора представлены на рисунке 22.</w:t>
      </w:r>
    </w:p>
    <w:p w14:paraId="3110AAD0" w14:textId="6775CB4C" w:rsidR="00BA4EDE" w:rsidRDefault="00BA4EDE" w:rsidP="003B776C">
      <w:pPr>
        <w:widowControl w:val="0"/>
        <w:rPr>
          <w:rFonts w:cs="Times New Roman"/>
          <w:szCs w:val="28"/>
        </w:rPr>
      </w:pPr>
    </w:p>
    <w:p w14:paraId="3318885D" w14:textId="77777777" w:rsidR="00BA4EDE" w:rsidRDefault="00BA4EDE" w:rsidP="00BA4EDE">
      <w:pPr>
        <w:keepNext/>
        <w:widowControl w:val="0"/>
        <w:ind w:firstLine="0"/>
        <w:jc w:val="center"/>
      </w:pPr>
      <w:r>
        <w:rPr>
          <w:noProof/>
        </w:rPr>
        <w:drawing>
          <wp:inline distT="0" distB="0" distL="0" distR="0" wp14:anchorId="1D80B9E8" wp14:editId="6E68BF7D">
            <wp:extent cx="6218162" cy="3839357"/>
            <wp:effectExtent l="19050" t="19050" r="11430" b="279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249" cy="38449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341E71" w14:textId="5AE41253" w:rsidR="00BA4EDE" w:rsidRPr="00DF5034" w:rsidRDefault="00BA4EDE" w:rsidP="00BA4EDE">
      <w:pPr>
        <w:pStyle w:val="a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22</w:t>
        </w:r>
      </w:fldSimple>
      <w:r w:rsidRPr="00DF5034">
        <w:t xml:space="preserve"> – </w:t>
      </w:r>
      <w:r w:rsidR="00D14CD3">
        <w:t xml:space="preserve">Варианты использования оператора </w:t>
      </w:r>
      <w:r>
        <w:rPr>
          <w:lang w:val="en-US"/>
        </w:rPr>
        <w:t>JOIN</w:t>
      </w:r>
    </w:p>
    <w:p w14:paraId="079CCA80" w14:textId="77777777" w:rsidR="00BA4EDE" w:rsidRPr="00B77D89" w:rsidRDefault="00BA4EDE" w:rsidP="003B776C">
      <w:pPr>
        <w:widowControl w:val="0"/>
        <w:rPr>
          <w:rFonts w:cs="Times New Roman"/>
          <w:szCs w:val="28"/>
        </w:rPr>
      </w:pPr>
    </w:p>
    <w:p w14:paraId="2E6A4EF9" w14:textId="430FF0AD" w:rsidR="00770310" w:rsidRPr="0022363B" w:rsidRDefault="00770310" w:rsidP="00770310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Вопрос </w:t>
      </w:r>
      <w:r w:rsidR="00CD088E">
        <w:rPr>
          <w:rFonts w:cs="Times New Roman"/>
          <w:szCs w:val="28"/>
        </w:rPr>
        <w:t>6</w:t>
      </w:r>
      <w:r w:rsidR="009A5AE0">
        <w:rPr>
          <w:rFonts w:cs="Times New Roman"/>
          <w:szCs w:val="28"/>
        </w:rPr>
        <w:t xml:space="preserve">. </w:t>
      </w:r>
      <w:r w:rsidR="00CF5F37">
        <w:t>План запроса. Краткое описание.</w:t>
      </w:r>
    </w:p>
    <w:p w14:paraId="4467F0CF" w14:textId="5DFBC93C" w:rsidR="004B0E1F" w:rsidRDefault="00770310" w:rsidP="00F2233C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Ответ</w:t>
      </w:r>
      <w:r w:rsidR="00225C45">
        <w:rPr>
          <w:rFonts w:cs="Times New Roman"/>
          <w:szCs w:val="28"/>
        </w:rPr>
        <w:t xml:space="preserve">. </w:t>
      </w:r>
      <w:r w:rsidR="00F2233C" w:rsidRPr="00F2233C">
        <w:rPr>
          <w:rFonts w:cs="Times New Roman"/>
          <w:szCs w:val="28"/>
        </w:rPr>
        <w:t>План запроса (Query Execution Plan) представляет собой последовательность шагов, которые оптимизатор запросов выбирает для выполнения SQL-запроса. Оптимизатор оценивает различные способы выполнения запроса и выбирает наилучший, учитывая структуру таблиц, индексы и другие факторы.</w:t>
      </w:r>
    </w:p>
    <w:p w14:paraId="0ABBA59A" w14:textId="77777777" w:rsidR="00DC6779" w:rsidRPr="00DC6779" w:rsidRDefault="00DC6779" w:rsidP="00DC6779">
      <w:pPr>
        <w:widowControl w:val="0"/>
        <w:rPr>
          <w:rFonts w:cs="Times New Roman"/>
          <w:szCs w:val="28"/>
        </w:rPr>
      </w:pPr>
      <w:r w:rsidRPr="00DC6779">
        <w:rPr>
          <w:rFonts w:cs="Times New Roman"/>
          <w:szCs w:val="28"/>
        </w:rPr>
        <w:lastRenderedPageBreak/>
        <w:t>Краткое описание элементов плана запроса:</w:t>
      </w:r>
    </w:p>
    <w:p w14:paraId="3C828B05" w14:textId="77777777" w:rsidR="00DC6779" w:rsidRDefault="00DC6779" w:rsidP="00DC6779">
      <w:pPr>
        <w:pStyle w:val="ListParagraph"/>
        <w:widowControl w:val="0"/>
        <w:numPr>
          <w:ilvl w:val="0"/>
          <w:numId w:val="13"/>
        </w:numPr>
        <w:ind w:left="0" w:firstLine="709"/>
        <w:rPr>
          <w:rFonts w:cs="Times New Roman"/>
          <w:szCs w:val="28"/>
        </w:rPr>
      </w:pPr>
      <w:r w:rsidRPr="00DC6779">
        <w:rPr>
          <w:rFonts w:cs="Times New Roman"/>
          <w:szCs w:val="28"/>
        </w:rPr>
        <w:t>Seq Scan (Последовательное сканирование): Полное сканирование таблицы по порядку.</w:t>
      </w:r>
    </w:p>
    <w:p w14:paraId="174A3266" w14:textId="77777777" w:rsidR="00DC6779" w:rsidRDefault="00DC6779" w:rsidP="00DC6779">
      <w:pPr>
        <w:pStyle w:val="ListParagraph"/>
        <w:widowControl w:val="0"/>
        <w:numPr>
          <w:ilvl w:val="0"/>
          <w:numId w:val="13"/>
        </w:numPr>
        <w:ind w:left="0" w:firstLine="709"/>
        <w:rPr>
          <w:rFonts w:cs="Times New Roman"/>
          <w:szCs w:val="28"/>
        </w:rPr>
      </w:pPr>
      <w:r w:rsidRPr="00DC6779">
        <w:rPr>
          <w:rFonts w:cs="Times New Roman"/>
          <w:szCs w:val="28"/>
        </w:rPr>
        <w:t>Index Scan (Индексное сканирование): Использование индекса для быстрого поиска данных.</w:t>
      </w:r>
    </w:p>
    <w:p w14:paraId="49824843" w14:textId="77777777" w:rsidR="00DC6779" w:rsidRDefault="00DC6779" w:rsidP="00DC6779">
      <w:pPr>
        <w:pStyle w:val="ListParagraph"/>
        <w:widowControl w:val="0"/>
        <w:numPr>
          <w:ilvl w:val="0"/>
          <w:numId w:val="13"/>
        </w:numPr>
        <w:ind w:left="0" w:firstLine="709"/>
        <w:rPr>
          <w:rFonts w:cs="Times New Roman"/>
          <w:szCs w:val="28"/>
        </w:rPr>
      </w:pPr>
      <w:r w:rsidRPr="00DC6779">
        <w:rPr>
          <w:rFonts w:cs="Times New Roman"/>
          <w:szCs w:val="28"/>
        </w:rPr>
        <w:t>Hash Join (Хэш-объединение): Объединение таблиц с использованием хэш-функций.</w:t>
      </w:r>
    </w:p>
    <w:p w14:paraId="17471F2A" w14:textId="77777777" w:rsidR="00DC6779" w:rsidRDefault="00DC6779" w:rsidP="00DC6779">
      <w:pPr>
        <w:pStyle w:val="ListParagraph"/>
        <w:widowControl w:val="0"/>
        <w:numPr>
          <w:ilvl w:val="0"/>
          <w:numId w:val="13"/>
        </w:numPr>
        <w:ind w:left="0" w:firstLine="709"/>
        <w:rPr>
          <w:rFonts w:cs="Times New Roman"/>
          <w:szCs w:val="28"/>
        </w:rPr>
      </w:pPr>
      <w:r w:rsidRPr="00DC6779">
        <w:rPr>
          <w:rFonts w:cs="Times New Roman"/>
          <w:szCs w:val="28"/>
        </w:rPr>
        <w:t>Nested Loop (Вложенный цикл): Вложенный цикл, используемый для объединения таблиц.</w:t>
      </w:r>
    </w:p>
    <w:p w14:paraId="74B9FC99" w14:textId="77777777" w:rsidR="00DC6779" w:rsidRDefault="00DC6779" w:rsidP="00DC6779">
      <w:pPr>
        <w:pStyle w:val="ListParagraph"/>
        <w:widowControl w:val="0"/>
        <w:numPr>
          <w:ilvl w:val="0"/>
          <w:numId w:val="13"/>
        </w:numPr>
        <w:ind w:left="0" w:firstLine="709"/>
        <w:rPr>
          <w:rFonts w:cs="Times New Roman"/>
          <w:szCs w:val="28"/>
        </w:rPr>
      </w:pPr>
      <w:r w:rsidRPr="00DC6779">
        <w:rPr>
          <w:rFonts w:cs="Times New Roman"/>
          <w:szCs w:val="28"/>
        </w:rPr>
        <w:t>Sort (Сортировка): Сортировка данных.</w:t>
      </w:r>
    </w:p>
    <w:p w14:paraId="71073195" w14:textId="77777777" w:rsidR="00DC6779" w:rsidRDefault="00DC6779" w:rsidP="00DC6779">
      <w:pPr>
        <w:pStyle w:val="ListParagraph"/>
        <w:widowControl w:val="0"/>
        <w:numPr>
          <w:ilvl w:val="0"/>
          <w:numId w:val="13"/>
        </w:numPr>
        <w:ind w:left="0" w:firstLine="709"/>
        <w:rPr>
          <w:rFonts w:cs="Times New Roman"/>
          <w:szCs w:val="28"/>
        </w:rPr>
      </w:pPr>
      <w:r w:rsidRPr="00DC6779">
        <w:rPr>
          <w:rFonts w:cs="Times New Roman"/>
          <w:szCs w:val="28"/>
        </w:rPr>
        <w:t>Aggregate (Агрегация): Вычисление агрегатных функций, таких как COUNT, SUM, AVG.</w:t>
      </w:r>
    </w:p>
    <w:p w14:paraId="1F63EDCC" w14:textId="56723B4E" w:rsidR="00DC6779" w:rsidRDefault="00DC6779" w:rsidP="00DC6779">
      <w:pPr>
        <w:pStyle w:val="ListParagraph"/>
        <w:widowControl w:val="0"/>
        <w:numPr>
          <w:ilvl w:val="0"/>
          <w:numId w:val="13"/>
        </w:numPr>
        <w:ind w:left="0" w:firstLine="709"/>
        <w:rPr>
          <w:rFonts w:cs="Times New Roman"/>
          <w:szCs w:val="28"/>
        </w:rPr>
      </w:pPr>
      <w:r w:rsidRPr="00DC6779">
        <w:rPr>
          <w:rFonts w:cs="Times New Roman"/>
          <w:szCs w:val="28"/>
        </w:rPr>
        <w:t xml:space="preserve">Bitmap Index Scan (Сканирование индекса по битовой карте): </w:t>
      </w:r>
      <w:r>
        <w:rPr>
          <w:rFonts w:cs="Times New Roman"/>
          <w:szCs w:val="28"/>
        </w:rPr>
        <w:t>и</w:t>
      </w:r>
      <w:r w:rsidRPr="00DC6779">
        <w:rPr>
          <w:rFonts w:cs="Times New Roman"/>
          <w:szCs w:val="28"/>
        </w:rPr>
        <w:t>спользуется при наличии нескольких индексов.</w:t>
      </w:r>
    </w:p>
    <w:p w14:paraId="775A1439" w14:textId="188BE88D" w:rsidR="00DC6779" w:rsidRPr="00DC6779" w:rsidRDefault="00C1095E" w:rsidP="00DC6779">
      <w:pPr>
        <w:widowControl w:val="0"/>
        <w:rPr>
          <w:rFonts w:cs="Times New Roman"/>
          <w:szCs w:val="28"/>
        </w:rPr>
      </w:pPr>
      <w:r w:rsidRPr="00C1095E">
        <w:rPr>
          <w:rFonts w:cs="Times New Roman"/>
          <w:szCs w:val="28"/>
        </w:rPr>
        <w:t xml:space="preserve">План запроса помогает понять, как система будет извлекать и обрабатывать данные, что </w:t>
      </w:r>
      <w:r>
        <w:rPr>
          <w:rFonts w:cs="Times New Roman"/>
          <w:szCs w:val="28"/>
        </w:rPr>
        <w:t xml:space="preserve">помочь в </w:t>
      </w:r>
      <w:r w:rsidRPr="00C1095E">
        <w:rPr>
          <w:rFonts w:cs="Times New Roman"/>
          <w:szCs w:val="28"/>
        </w:rPr>
        <w:t xml:space="preserve">оптимизации производительности запроса. </w:t>
      </w:r>
      <w:r>
        <w:rPr>
          <w:rFonts w:cs="Times New Roman"/>
          <w:szCs w:val="28"/>
        </w:rPr>
        <w:t>П</w:t>
      </w:r>
      <w:r w:rsidRPr="00C1095E">
        <w:rPr>
          <w:rFonts w:cs="Times New Roman"/>
          <w:szCs w:val="28"/>
        </w:rPr>
        <w:t xml:space="preserve">лан запроса </w:t>
      </w:r>
      <w:r>
        <w:rPr>
          <w:rFonts w:cs="Times New Roman"/>
          <w:szCs w:val="28"/>
        </w:rPr>
        <w:t xml:space="preserve">можно просмотреть, </w:t>
      </w:r>
      <w:r w:rsidRPr="00C1095E">
        <w:rPr>
          <w:rFonts w:cs="Times New Roman"/>
          <w:szCs w:val="28"/>
        </w:rPr>
        <w:t>с помощью команды EXPLAIN перед SQL-запросом</w:t>
      </w:r>
      <w:r>
        <w:rPr>
          <w:rFonts w:cs="Times New Roman"/>
          <w:szCs w:val="28"/>
        </w:rPr>
        <w:t>.</w:t>
      </w:r>
    </w:p>
    <w:p w14:paraId="2FAEFE02" w14:textId="30E0CAA7" w:rsidR="00770310" w:rsidRPr="0022363B" w:rsidRDefault="00770310" w:rsidP="00770310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Вопрос </w:t>
      </w:r>
      <w:r w:rsidR="00CD088E">
        <w:rPr>
          <w:rFonts w:cs="Times New Roman"/>
          <w:szCs w:val="28"/>
        </w:rPr>
        <w:t>7</w:t>
      </w:r>
      <w:r w:rsidR="009A5AE0">
        <w:rPr>
          <w:rFonts w:cs="Times New Roman"/>
          <w:szCs w:val="28"/>
        </w:rPr>
        <w:t xml:space="preserve">. </w:t>
      </w:r>
      <w:r w:rsidR="000849E5">
        <w:t>Оптимизация запроса. Краткое описание.</w:t>
      </w:r>
    </w:p>
    <w:p w14:paraId="3137EB29" w14:textId="77777777" w:rsidR="002D7859" w:rsidRDefault="00770310" w:rsidP="003B776C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Ответ</w:t>
      </w:r>
      <w:r w:rsidR="002D702C">
        <w:rPr>
          <w:rFonts w:cs="Times New Roman"/>
          <w:szCs w:val="28"/>
        </w:rPr>
        <w:t xml:space="preserve">. </w:t>
      </w:r>
      <w:r w:rsidR="004007E6" w:rsidRPr="004007E6">
        <w:rPr>
          <w:rFonts w:cs="Times New Roman"/>
          <w:szCs w:val="28"/>
        </w:rPr>
        <w:t>Оптимизация запроса</w:t>
      </w:r>
      <w:r w:rsidR="004007E6">
        <w:rPr>
          <w:rFonts w:cs="Times New Roman"/>
          <w:szCs w:val="28"/>
        </w:rPr>
        <w:t xml:space="preserve"> –</w:t>
      </w:r>
      <w:r w:rsidR="004007E6" w:rsidRPr="004007E6">
        <w:rPr>
          <w:rFonts w:cs="Times New Roman"/>
          <w:szCs w:val="28"/>
        </w:rPr>
        <w:t xml:space="preserve"> это процесс улучшения производительности SQL-запроса путем изменения его структуры, использования индексов, выбора оптимальных алгоритмов выполнения и других методов.</w:t>
      </w:r>
    </w:p>
    <w:p w14:paraId="19C4DAF4" w14:textId="46ADA836" w:rsidR="008555C5" w:rsidRDefault="002D7859" w:rsidP="003B776C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4007E6" w:rsidRPr="004007E6">
        <w:rPr>
          <w:rFonts w:cs="Times New Roman"/>
          <w:szCs w:val="28"/>
        </w:rPr>
        <w:t>есколько стратегий оптимизации запросов:</w:t>
      </w:r>
    </w:p>
    <w:p w14:paraId="1C83D6D0" w14:textId="5EE8B655" w:rsidR="00F1353D" w:rsidRDefault="00F1353D" w:rsidP="00F1353D">
      <w:pPr>
        <w:pStyle w:val="ListParagraph"/>
        <w:widowControl w:val="0"/>
        <w:numPr>
          <w:ilvl w:val="0"/>
          <w:numId w:val="15"/>
        </w:numPr>
        <w:rPr>
          <w:rFonts w:cs="Times New Roman"/>
          <w:szCs w:val="28"/>
        </w:rPr>
      </w:pPr>
      <w:r w:rsidRPr="00F1353D">
        <w:rPr>
          <w:rFonts w:cs="Times New Roman"/>
          <w:szCs w:val="28"/>
        </w:rPr>
        <w:t>Использование индексов</w:t>
      </w:r>
      <w:r>
        <w:rPr>
          <w:rFonts w:cs="Times New Roman"/>
          <w:szCs w:val="28"/>
        </w:rPr>
        <w:t>.</w:t>
      </w:r>
    </w:p>
    <w:p w14:paraId="4AA1ADCF" w14:textId="000F0144" w:rsidR="00F1353D" w:rsidRPr="00F1353D" w:rsidRDefault="00F1353D" w:rsidP="00F1353D">
      <w:r>
        <w:t>Необходимо убедится</w:t>
      </w:r>
      <w:r w:rsidRPr="00F1353D">
        <w:t>, что таблицы имеют соответствующие индексы для</w:t>
      </w:r>
      <w:r w:rsidR="00795624">
        <w:br/>
      </w:r>
      <w:r w:rsidRPr="00F1353D">
        <w:t>ускорения поиска данных. Индексы могут быть созданы на столбцах, которые часто используются в условиях WHERE или JOIN.</w:t>
      </w:r>
    </w:p>
    <w:p w14:paraId="2BA5112A" w14:textId="77777777" w:rsidR="00F1353D" w:rsidRDefault="00F1353D" w:rsidP="00F1353D">
      <w:pPr>
        <w:pStyle w:val="ListParagraph"/>
        <w:widowControl w:val="0"/>
        <w:numPr>
          <w:ilvl w:val="0"/>
          <w:numId w:val="15"/>
        </w:numPr>
        <w:rPr>
          <w:rFonts w:cs="Times New Roman"/>
          <w:szCs w:val="28"/>
        </w:rPr>
      </w:pPr>
      <w:r w:rsidRPr="00F1353D">
        <w:rPr>
          <w:rFonts w:cs="Times New Roman"/>
          <w:szCs w:val="28"/>
        </w:rPr>
        <w:t>Правильное использование инструкции WHERE</w:t>
      </w:r>
      <w:r>
        <w:rPr>
          <w:rFonts w:cs="Times New Roman"/>
          <w:szCs w:val="28"/>
        </w:rPr>
        <w:t>.</w:t>
      </w:r>
    </w:p>
    <w:p w14:paraId="1414F96B" w14:textId="3CED3E48" w:rsidR="00F1353D" w:rsidRPr="00F1353D" w:rsidRDefault="00F1353D" w:rsidP="00F1353D">
      <w:r>
        <w:t xml:space="preserve">Необходимо </w:t>
      </w:r>
      <w:r w:rsidRPr="00F1353D">
        <w:t>использовать наилучшие условия в инструкции WHERE, чтобы ограничить объем данных до минимума еще до выполнения других операций.</w:t>
      </w:r>
    </w:p>
    <w:p w14:paraId="7433500E" w14:textId="77777777" w:rsidR="00896297" w:rsidRDefault="00896297" w:rsidP="00F1353D">
      <w:pPr>
        <w:pStyle w:val="ListParagraph"/>
        <w:widowControl w:val="0"/>
        <w:numPr>
          <w:ilvl w:val="0"/>
          <w:numId w:val="15"/>
        </w:numPr>
        <w:rPr>
          <w:rFonts w:cs="Times New Roman"/>
          <w:szCs w:val="28"/>
        </w:rPr>
      </w:pPr>
      <w:r w:rsidRPr="00896297">
        <w:rPr>
          <w:rFonts w:cs="Times New Roman"/>
          <w:szCs w:val="28"/>
        </w:rPr>
        <w:lastRenderedPageBreak/>
        <w:t>Ограничение выбираемых столбцов</w:t>
      </w:r>
      <w:r>
        <w:rPr>
          <w:rFonts w:cs="Times New Roman"/>
          <w:szCs w:val="28"/>
        </w:rPr>
        <w:t>.</w:t>
      </w:r>
    </w:p>
    <w:p w14:paraId="5E8539BD" w14:textId="15B71BE1" w:rsidR="00F1353D" w:rsidRDefault="00896297" w:rsidP="00896297">
      <w:r>
        <w:t xml:space="preserve">Необходимо выбирать </w:t>
      </w:r>
      <w:r w:rsidRPr="00896297">
        <w:t>только те столбцы, которые действительно нужны для результата, чтобы уменьшить объем данных, передаваемых между сервером и</w:t>
      </w:r>
      <w:r>
        <w:br/>
      </w:r>
      <w:r w:rsidRPr="00896297">
        <w:t>клиентом.</w:t>
      </w:r>
    </w:p>
    <w:p w14:paraId="274ACA96" w14:textId="77777777" w:rsidR="00DC748A" w:rsidRDefault="00DC748A" w:rsidP="00F1353D">
      <w:pPr>
        <w:pStyle w:val="ListParagraph"/>
        <w:widowControl w:val="0"/>
        <w:numPr>
          <w:ilvl w:val="0"/>
          <w:numId w:val="15"/>
        </w:numPr>
        <w:rPr>
          <w:rFonts w:cs="Times New Roman"/>
          <w:szCs w:val="28"/>
        </w:rPr>
      </w:pPr>
      <w:r w:rsidRPr="00DC748A">
        <w:rPr>
          <w:rFonts w:cs="Times New Roman"/>
          <w:szCs w:val="28"/>
        </w:rPr>
        <w:t>Правильное использование JOIN</w:t>
      </w:r>
      <w:r>
        <w:rPr>
          <w:rFonts w:cs="Times New Roman"/>
          <w:szCs w:val="28"/>
        </w:rPr>
        <w:t>.</w:t>
      </w:r>
    </w:p>
    <w:p w14:paraId="60ABE15B" w14:textId="1F1D5220" w:rsidR="00F1353D" w:rsidRDefault="00DC748A" w:rsidP="00DC748A">
      <w:r>
        <w:t xml:space="preserve">Необходимо </w:t>
      </w:r>
      <w:r w:rsidRPr="00DC748A">
        <w:t xml:space="preserve">наилучший </w:t>
      </w:r>
      <w:r>
        <w:t xml:space="preserve">вариант оператора </w:t>
      </w:r>
      <w:r w:rsidRPr="00DC748A">
        <w:t>JOIN в зависимости от структуры данных и требований запроса.</w:t>
      </w:r>
    </w:p>
    <w:p w14:paraId="4B25E5C6" w14:textId="77777777" w:rsidR="004A46E3" w:rsidRDefault="004A46E3" w:rsidP="00F1353D">
      <w:pPr>
        <w:pStyle w:val="ListParagraph"/>
        <w:widowControl w:val="0"/>
        <w:numPr>
          <w:ilvl w:val="0"/>
          <w:numId w:val="15"/>
        </w:numPr>
        <w:rPr>
          <w:rFonts w:cs="Times New Roman"/>
          <w:szCs w:val="28"/>
        </w:rPr>
      </w:pPr>
      <w:r w:rsidRPr="004A46E3">
        <w:rPr>
          <w:rFonts w:cs="Times New Roman"/>
          <w:szCs w:val="28"/>
        </w:rPr>
        <w:t>Оптимизация подзапросов</w:t>
      </w:r>
      <w:r>
        <w:rPr>
          <w:rFonts w:cs="Times New Roman"/>
          <w:szCs w:val="28"/>
        </w:rPr>
        <w:t>.</w:t>
      </w:r>
    </w:p>
    <w:p w14:paraId="57F6C07D" w14:textId="2078842C" w:rsidR="00F1353D" w:rsidRDefault="004A46E3" w:rsidP="004A46E3">
      <w:r w:rsidRPr="004A46E3">
        <w:t>Подзапросы могут быть медленными, поэтому</w:t>
      </w:r>
      <w:r>
        <w:t xml:space="preserve"> необходимо</w:t>
      </w:r>
      <w:r w:rsidRPr="004A46E3">
        <w:t xml:space="preserve"> </w:t>
      </w:r>
      <w:r>
        <w:t xml:space="preserve">писать </w:t>
      </w:r>
      <w:r w:rsidRPr="004A46E3">
        <w:t>их</w:t>
      </w:r>
      <w:r>
        <w:br/>
      </w:r>
      <w:r w:rsidRPr="004A46E3">
        <w:t xml:space="preserve">эффективно или </w:t>
      </w:r>
      <w:r w:rsidR="008A4864">
        <w:t xml:space="preserve">же </w:t>
      </w:r>
      <w:r w:rsidRPr="004A46E3">
        <w:t>рассмотреть возможность объединения данных в один запрос.</w:t>
      </w:r>
    </w:p>
    <w:p w14:paraId="1260B40D" w14:textId="77777777" w:rsidR="00AC10BA" w:rsidRDefault="00AC10BA" w:rsidP="00F1353D">
      <w:pPr>
        <w:pStyle w:val="ListParagraph"/>
        <w:widowControl w:val="0"/>
        <w:numPr>
          <w:ilvl w:val="0"/>
          <w:numId w:val="15"/>
        </w:numPr>
        <w:rPr>
          <w:rFonts w:cs="Times New Roman"/>
          <w:szCs w:val="28"/>
        </w:rPr>
      </w:pPr>
      <w:r w:rsidRPr="00AC10BA">
        <w:rPr>
          <w:rFonts w:cs="Times New Roman"/>
          <w:szCs w:val="28"/>
        </w:rPr>
        <w:t>Использование EXPLAIN</w:t>
      </w:r>
      <w:r>
        <w:rPr>
          <w:rFonts w:cs="Times New Roman"/>
          <w:szCs w:val="28"/>
        </w:rPr>
        <w:t>.</w:t>
      </w:r>
    </w:p>
    <w:p w14:paraId="60699BFB" w14:textId="45B6AEEE" w:rsidR="00F1353D" w:rsidRDefault="00AC10BA" w:rsidP="00AC10BA">
      <w:r>
        <w:t xml:space="preserve">Можно использовать </w:t>
      </w:r>
      <w:r w:rsidRPr="00AC10BA">
        <w:t>команду EXPLAIN, чтобы посмотреть план выполнения запроса и идентифицировать места для улучшения.</w:t>
      </w:r>
    </w:p>
    <w:p w14:paraId="7137493D" w14:textId="77777777" w:rsidR="00C17D88" w:rsidRDefault="00C17D88" w:rsidP="00F1353D">
      <w:pPr>
        <w:pStyle w:val="ListParagraph"/>
        <w:widowControl w:val="0"/>
        <w:numPr>
          <w:ilvl w:val="0"/>
          <w:numId w:val="15"/>
        </w:numPr>
        <w:rPr>
          <w:rFonts w:cs="Times New Roman"/>
          <w:szCs w:val="28"/>
        </w:rPr>
      </w:pPr>
      <w:r w:rsidRPr="00C17D88">
        <w:rPr>
          <w:rFonts w:cs="Times New Roman"/>
          <w:szCs w:val="28"/>
        </w:rPr>
        <w:t>Статистика и анализ использования ресурсов</w:t>
      </w:r>
      <w:r>
        <w:rPr>
          <w:rFonts w:cs="Times New Roman"/>
          <w:szCs w:val="28"/>
        </w:rPr>
        <w:t>.</w:t>
      </w:r>
    </w:p>
    <w:p w14:paraId="0F4D7C07" w14:textId="5F669861" w:rsidR="00F1353D" w:rsidRDefault="00A40C54" w:rsidP="00C17D88">
      <w:r>
        <w:t xml:space="preserve">Можно использовать </w:t>
      </w:r>
      <w:r w:rsidR="00C17D88" w:rsidRPr="00C17D88">
        <w:t>инструменты для анализа статистики выполнения</w:t>
      </w:r>
      <w:r>
        <w:br/>
      </w:r>
      <w:r w:rsidR="00C17D88" w:rsidRPr="00C17D88">
        <w:t>запросов и выявления узких мест.</w:t>
      </w:r>
    </w:p>
    <w:p w14:paraId="7F861E51" w14:textId="3949E8C1" w:rsidR="00770310" w:rsidRPr="0022363B" w:rsidRDefault="00770310" w:rsidP="00770310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Вопрос </w:t>
      </w:r>
      <w:r w:rsidR="00CD088E">
        <w:rPr>
          <w:rFonts w:cs="Times New Roman"/>
          <w:szCs w:val="28"/>
        </w:rPr>
        <w:t>8</w:t>
      </w:r>
      <w:r w:rsidR="009A5AE0">
        <w:rPr>
          <w:rFonts w:cs="Times New Roman"/>
          <w:szCs w:val="28"/>
        </w:rPr>
        <w:t xml:space="preserve">. </w:t>
      </w:r>
      <w:r w:rsidR="007728CF">
        <w:t>Оконные функции. Краткое описание.</w:t>
      </w:r>
    </w:p>
    <w:p w14:paraId="5EDB2FDB" w14:textId="175E76F0" w:rsidR="00F66C95" w:rsidRDefault="00770310" w:rsidP="00F66C95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Ответ</w:t>
      </w:r>
      <w:r w:rsidR="002C777D">
        <w:rPr>
          <w:rFonts w:cs="Times New Roman"/>
          <w:szCs w:val="28"/>
        </w:rPr>
        <w:t xml:space="preserve">. </w:t>
      </w:r>
      <w:r w:rsidR="00F66C95" w:rsidRPr="00F66C95">
        <w:rPr>
          <w:rFonts w:cs="Times New Roman"/>
          <w:szCs w:val="28"/>
        </w:rPr>
        <w:t xml:space="preserve">Оконные функции, как и агрегатные функции, работают с множеством строк, называемым рамкой окна. В отличие от агрегатных функций, оконные функции возвращают единственное значение для каждой строки рассматриваемого запроса. Окно определяется с использованием </w:t>
      </w:r>
      <w:r w:rsidR="00FF57B5">
        <w:rPr>
          <w:rFonts w:cs="Times New Roman"/>
          <w:szCs w:val="28"/>
        </w:rPr>
        <w:t xml:space="preserve">оператора </w:t>
      </w:r>
      <w:r w:rsidR="00F66C95" w:rsidRPr="00F66C95">
        <w:rPr>
          <w:rFonts w:cs="Times New Roman"/>
          <w:szCs w:val="28"/>
        </w:rPr>
        <w:t>OVER. Оно позволяет задать окно на основе конкретного столбца, подобно GROUP BY в случае агрегатных</w:t>
      </w:r>
      <w:r w:rsidR="00934069">
        <w:rPr>
          <w:rFonts w:cs="Times New Roman"/>
          <w:szCs w:val="28"/>
        </w:rPr>
        <w:br/>
      </w:r>
      <w:r w:rsidR="00F66C95" w:rsidRPr="00F66C95">
        <w:rPr>
          <w:rFonts w:cs="Times New Roman"/>
          <w:szCs w:val="28"/>
        </w:rPr>
        <w:t>функций.</w:t>
      </w:r>
    </w:p>
    <w:p w14:paraId="15990ED9" w14:textId="6160EFC4" w:rsidR="00770310" w:rsidRPr="0022363B" w:rsidRDefault="00770310" w:rsidP="00F66C95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Вопрос </w:t>
      </w:r>
      <w:r w:rsidR="00CD088E">
        <w:rPr>
          <w:rFonts w:cs="Times New Roman"/>
          <w:szCs w:val="28"/>
        </w:rPr>
        <w:t>9</w:t>
      </w:r>
      <w:r w:rsidR="009A5AE0">
        <w:rPr>
          <w:rFonts w:cs="Times New Roman"/>
          <w:szCs w:val="28"/>
        </w:rPr>
        <w:t xml:space="preserve">. </w:t>
      </w:r>
      <w:r w:rsidR="005362C3">
        <w:t>Команда и синтаксис для группировки данных.</w:t>
      </w:r>
    </w:p>
    <w:p w14:paraId="2BDB520E" w14:textId="6CC5B9C4" w:rsidR="00770310" w:rsidRPr="006E3592" w:rsidRDefault="00770310" w:rsidP="00743E34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Ответ</w:t>
      </w:r>
      <w:r w:rsidR="002C777D">
        <w:rPr>
          <w:rFonts w:cs="Times New Roman"/>
          <w:szCs w:val="28"/>
        </w:rPr>
        <w:t xml:space="preserve">. </w:t>
      </w:r>
      <w:r w:rsidR="00743E34" w:rsidRPr="00743E34">
        <w:rPr>
          <w:rFonts w:cs="Times New Roman"/>
          <w:szCs w:val="28"/>
        </w:rPr>
        <w:t xml:space="preserve">Группировка данных выполняется с использованием оператора GROUP BY в сочетании с агрегатными функциями. </w:t>
      </w:r>
      <w:r w:rsidR="00D42E9B">
        <w:rPr>
          <w:rFonts w:cs="Times New Roman"/>
          <w:szCs w:val="28"/>
        </w:rPr>
        <w:t>Синтаксис для использования данной команды</w:t>
      </w:r>
      <w:r w:rsidR="00D42E9B" w:rsidRPr="006E3592">
        <w:rPr>
          <w:rFonts w:cs="Times New Roman"/>
          <w:szCs w:val="28"/>
        </w:rPr>
        <w:t>:</w:t>
      </w:r>
    </w:p>
    <w:p w14:paraId="4955D4A4" w14:textId="77777777" w:rsidR="00D42E9B" w:rsidRPr="006E3592" w:rsidRDefault="00D42E9B" w:rsidP="00D42E9B">
      <w:pPr>
        <w:widowControl w:val="0"/>
        <w:rPr>
          <w:rFonts w:cs="Times New Roman"/>
          <w:szCs w:val="28"/>
        </w:rPr>
      </w:pPr>
      <w:r w:rsidRPr="00D42E9B">
        <w:rPr>
          <w:rFonts w:cs="Times New Roman"/>
          <w:szCs w:val="28"/>
          <w:lang w:val="en-US"/>
        </w:rPr>
        <w:t>SELECT</w:t>
      </w:r>
      <w:r w:rsidRPr="006E3592">
        <w:rPr>
          <w:rFonts w:cs="Times New Roman"/>
          <w:szCs w:val="28"/>
        </w:rPr>
        <w:t xml:space="preserve"> </w:t>
      </w:r>
      <w:r w:rsidRPr="00D42E9B">
        <w:rPr>
          <w:rFonts w:cs="Times New Roman"/>
          <w:szCs w:val="28"/>
          <w:lang w:val="en-US"/>
        </w:rPr>
        <w:t>column</w:t>
      </w:r>
      <w:r w:rsidRPr="006E3592">
        <w:rPr>
          <w:rFonts w:cs="Times New Roman"/>
          <w:szCs w:val="28"/>
        </w:rPr>
        <w:t xml:space="preserve">1, </w:t>
      </w:r>
      <w:r w:rsidRPr="00D42E9B">
        <w:rPr>
          <w:rFonts w:cs="Times New Roman"/>
          <w:szCs w:val="28"/>
          <w:lang w:val="en-US"/>
        </w:rPr>
        <w:t>aggregate</w:t>
      </w:r>
      <w:r w:rsidRPr="006E3592">
        <w:rPr>
          <w:rFonts w:cs="Times New Roman"/>
          <w:szCs w:val="28"/>
        </w:rPr>
        <w:t>_</w:t>
      </w:r>
      <w:r w:rsidRPr="00D42E9B">
        <w:rPr>
          <w:rFonts w:cs="Times New Roman"/>
          <w:szCs w:val="28"/>
          <w:lang w:val="en-US"/>
        </w:rPr>
        <w:t>function</w:t>
      </w:r>
      <w:r w:rsidRPr="006E3592">
        <w:rPr>
          <w:rFonts w:cs="Times New Roman"/>
          <w:szCs w:val="28"/>
        </w:rPr>
        <w:t>(</w:t>
      </w:r>
      <w:r w:rsidRPr="00D42E9B">
        <w:rPr>
          <w:rFonts w:cs="Times New Roman"/>
          <w:szCs w:val="28"/>
          <w:lang w:val="en-US"/>
        </w:rPr>
        <w:t>column</w:t>
      </w:r>
      <w:r w:rsidRPr="006E3592">
        <w:rPr>
          <w:rFonts w:cs="Times New Roman"/>
          <w:szCs w:val="28"/>
        </w:rPr>
        <w:t>2)</w:t>
      </w:r>
    </w:p>
    <w:p w14:paraId="7CCB7E4D" w14:textId="77777777" w:rsidR="00D42E9B" w:rsidRPr="00D42E9B" w:rsidRDefault="00D42E9B" w:rsidP="00D42E9B">
      <w:pPr>
        <w:widowControl w:val="0"/>
        <w:rPr>
          <w:rFonts w:cs="Times New Roman"/>
          <w:szCs w:val="28"/>
          <w:lang w:val="en-US"/>
        </w:rPr>
      </w:pPr>
      <w:r w:rsidRPr="00D42E9B">
        <w:rPr>
          <w:rFonts w:cs="Times New Roman"/>
          <w:szCs w:val="28"/>
          <w:lang w:val="en-US"/>
        </w:rPr>
        <w:t>FROM table_name</w:t>
      </w:r>
    </w:p>
    <w:p w14:paraId="78748B43" w14:textId="25B9514D" w:rsidR="00D42E9B" w:rsidRPr="00D42E9B" w:rsidRDefault="00D42E9B" w:rsidP="00D42E9B">
      <w:pPr>
        <w:widowControl w:val="0"/>
        <w:rPr>
          <w:rFonts w:cs="Times New Roman"/>
          <w:szCs w:val="28"/>
          <w:lang w:val="en-US"/>
        </w:rPr>
      </w:pPr>
      <w:r w:rsidRPr="00D42E9B">
        <w:rPr>
          <w:rFonts w:cs="Times New Roman"/>
          <w:szCs w:val="28"/>
          <w:lang w:val="en-US"/>
        </w:rPr>
        <w:lastRenderedPageBreak/>
        <w:t>GROUP BY column1;</w:t>
      </w:r>
    </w:p>
    <w:p w14:paraId="63DFF167" w14:textId="1B7723BE" w:rsidR="007C48C4" w:rsidRPr="0022363B" w:rsidRDefault="007C48C4" w:rsidP="007C48C4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Вопрос 10</w:t>
      </w:r>
      <w:r w:rsidR="009A5AE0">
        <w:rPr>
          <w:rFonts w:cs="Times New Roman"/>
          <w:szCs w:val="28"/>
        </w:rPr>
        <w:t xml:space="preserve">. </w:t>
      </w:r>
      <w:r w:rsidR="00074309">
        <w:t>Сортировка данных. Краткое описание.</w:t>
      </w:r>
    </w:p>
    <w:p w14:paraId="46681B9A" w14:textId="2CE6DCE3" w:rsidR="00803F12" w:rsidRPr="00273BFA" w:rsidRDefault="007C48C4" w:rsidP="003B776C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Ответ</w:t>
      </w:r>
      <w:r w:rsidR="002C777D">
        <w:rPr>
          <w:rFonts w:cs="Times New Roman"/>
          <w:szCs w:val="28"/>
        </w:rPr>
        <w:t xml:space="preserve">. </w:t>
      </w:r>
      <w:r w:rsidR="002E5589" w:rsidRPr="002E5589">
        <w:rPr>
          <w:rFonts w:cs="Times New Roman"/>
          <w:szCs w:val="28"/>
        </w:rPr>
        <w:t>Сортировка данных выполняется с использованием оператора ORDER BY в конце запроса. Оператор ORDER BY позволяет упорядочить результаты запроса по указанным столбцам в порядке возрастания (по умолчанию</w:t>
      </w:r>
      <w:r w:rsidR="00CE04B1" w:rsidRPr="00CE04B1">
        <w:rPr>
          <w:rFonts w:cs="Times New Roman"/>
          <w:szCs w:val="28"/>
        </w:rPr>
        <w:t xml:space="preserve">, </w:t>
      </w:r>
      <w:r w:rsidR="00CE04B1">
        <w:rPr>
          <w:rFonts w:cs="Times New Roman"/>
          <w:szCs w:val="28"/>
          <w:lang w:val="en-US"/>
        </w:rPr>
        <w:t>ASC</w:t>
      </w:r>
      <w:r w:rsidR="002E5589" w:rsidRPr="002E5589">
        <w:rPr>
          <w:rFonts w:cs="Times New Roman"/>
          <w:szCs w:val="28"/>
        </w:rPr>
        <w:t>) или убывания</w:t>
      </w:r>
      <w:r w:rsidR="00CE04B1" w:rsidRPr="00CE04B1">
        <w:rPr>
          <w:rFonts w:cs="Times New Roman"/>
          <w:szCs w:val="28"/>
        </w:rPr>
        <w:t xml:space="preserve"> (</w:t>
      </w:r>
      <w:r w:rsidR="00CE04B1">
        <w:rPr>
          <w:rFonts w:cs="Times New Roman"/>
          <w:szCs w:val="28"/>
          <w:lang w:val="en-US"/>
        </w:rPr>
        <w:t>DESC</w:t>
      </w:r>
      <w:r w:rsidR="00CE04B1" w:rsidRPr="00CE04B1">
        <w:rPr>
          <w:rFonts w:cs="Times New Roman"/>
          <w:szCs w:val="28"/>
        </w:rPr>
        <w:t>)</w:t>
      </w:r>
      <w:r w:rsidR="002E5589" w:rsidRPr="002E5589">
        <w:rPr>
          <w:rFonts w:cs="Times New Roman"/>
          <w:szCs w:val="28"/>
        </w:rPr>
        <w:t>.</w:t>
      </w:r>
    </w:p>
    <w:p w14:paraId="2407E743" w14:textId="10C88FB3" w:rsidR="0064313F" w:rsidRPr="0022363B" w:rsidRDefault="0064313F" w:rsidP="0064313F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Вопрос 11</w:t>
      </w:r>
      <w:r w:rsidR="009A5AE0">
        <w:rPr>
          <w:rFonts w:cs="Times New Roman"/>
          <w:szCs w:val="28"/>
        </w:rPr>
        <w:t xml:space="preserve">. </w:t>
      </w:r>
      <w:r w:rsidR="00DC46DE">
        <w:t>Условия для выборки данных (WHERE, HAVING). Краткое</w:t>
      </w:r>
      <w:r w:rsidR="00896732">
        <w:br/>
      </w:r>
      <w:r w:rsidR="00DC46DE">
        <w:t>описание.</w:t>
      </w:r>
    </w:p>
    <w:p w14:paraId="36CAB00C" w14:textId="77777777" w:rsidR="000F2649" w:rsidRDefault="0064313F" w:rsidP="000151D7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Ответ</w:t>
      </w:r>
      <w:r w:rsidR="00752ACD">
        <w:rPr>
          <w:rFonts w:cs="Times New Roman"/>
          <w:szCs w:val="28"/>
        </w:rPr>
        <w:t xml:space="preserve">. </w:t>
      </w:r>
      <w:r w:rsidR="000151D7" w:rsidRPr="000151D7">
        <w:rPr>
          <w:rFonts w:cs="Times New Roman"/>
          <w:szCs w:val="28"/>
        </w:rPr>
        <w:t>Условия для выборки данных могут быть заданы с использованием оператора WHERE и, в случае агрегированных данных, оператора HAVING.</w:t>
      </w:r>
    </w:p>
    <w:p w14:paraId="28394150" w14:textId="46BFAA88" w:rsidR="000F2649" w:rsidRDefault="00DF2FCC" w:rsidP="000151D7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Оператор </w:t>
      </w:r>
      <w:r>
        <w:rPr>
          <w:rFonts w:cs="Times New Roman"/>
          <w:szCs w:val="28"/>
          <w:lang w:val="en-US"/>
        </w:rPr>
        <w:t>WHERE</w:t>
      </w:r>
      <w:r w:rsidRPr="00DF2F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</w:t>
      </w:r>
      <w:r w:rsidRPr="00DF2FCC">
        <w:rPr>
          <w:rFonts w:cs="Times New Roman"/>
          <w:szCs w:val="28"/>
        </w:rPr>
        <w:t>спользуется для фильтрации строк на основе определенного условия</w:t>
      </w:r>
      <w:r w:rsidR="0094291D" w:rsidRPr="0094291D">
        <w:rPr>
          <w:rFonts w:cs="Times New Roman"/>
          <w:szCs w:val="28"/>
        </w:rPr>
        <w:t xml:space="preserve"> </w:t>
      </w:r>
      <w:r w:rsidR="0094291D">
        <w:rPr>
          <w:rFonts w:cs="Times New Roman"/>
          <w:szCs w:val="28"/>
        </w:rPr>
        <w:t xml:space="preserve">и выполняется до работы оператора </w:t>
      </w:r>
      <w:r w:rsidR="0094291D">
        <w:rPr>
          <w:rFonts w:cs="Times New Roman"/>
          <w:szCs w:val="28"/>
          <w:lang w:val="en-US"/>
        </w:rPr>
        <w:t>GROUP</w:t>
      </w:r>
      <w:r w:rsidR="0094291D" w:rsidRPr="0094291D">
        <w:rPr>
          <w:rFonts w:cs="Times New Roman"/>
          <w:szCs w:val="28"/>
        </w:rPr>
        <w:t xml:space="preserve"> </w:t>
      </w:r>
      <w:r w:rsidR="0094291D">
        <w:rPr>
          <w:rFonts w:cs="Times New Roman"/>
          <w:szCs w:val="28"/>
          <w:lang w:val="en-US"/>
        </w:rPr>
        <w:t>BY</w:t>
      </w:r>
      <w:r w:rsidRPr="00DF2FCC">
        <w:rPr>
          <w:rFonts w:cs="Times New Roman"/>
          <w:szCs w:val="28"/>
        </w:rPr>
        <w:t>.</w:t>
      </w:r>
      <w:r w:rsidR="000F2649">
        <w:rPr>
          <w:rFonts w:cs="Times New Roman"/>
          <w:szCs w:val="28"/>
        </w:rPr>
        <w:t xml:space="preserve"> </w:t>
      </w:r>
      <w:r w:rsidR="000F2649" w:rsidRPr="000F2649">
        <w:rPr>
          <w:rFonts w:cs="Times New Roman"/>
          <w:szCs w:val="28"/>
        </w:rPr>
        <w:t>Это нужно для того, чтобы можно было оперировать как можно меньшим количеством данных и сэкономить ресурсы сервера и время пользователя.</w:t>
      </w:r>
    </w:p>
    <w:p w14:paraId="5842076D" w14:textId="161A654C" w:rsidR="00DF2FCC" w:rsidRPr="0094291D" w:rsidRDefault="00DF2FCC" w:rsidP="000151D7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Оператор </w:t>
      </w:r>
      <w:r>
        <w:rPr>
          <w:rFonts w:cs="Times New Roman"/>
          <w:szCs w:val="28"/>
          <w:lang w:val="en-US"/>
        </w:rPr>
        <w:t>HAVING</w:t>
      </w:r>
      <w:r w:rsidRPr="00DF2F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</w:t>
      </w:r>
      <w:r w:rsidRPr="00DF2FCC">
        <w:rPr>
          <w:rFonts w:cs="Times New Roman"/>
          <w:szCs w:val="28"/>
        </w:rPr>
        <w:t>спользуется для фильтрации результатов агрегированных функций (например, COUNT, SUM, AVG)</w:t>
      </w:r>
      <w:r w:rsidR="008649F7">
        <w:rPr>
          <w:rFonts w:cs="Times New Roman"/>
          <w:szCs w:val="28"/>
        </w:rPr>
        <w:t xml:space="preserve"> и выполняется после</w:t>
      </w:r>
      <w:r w:rsidR="00E21EC7">
        <w:rPr>
          <w:rFonts w:cs="Times New Roman"/>
          <w:szCs w:val="28"/>
        </w:rPr>
        <w:t xml:space="preserve"> оператора</w:t>
      </w:r>
      <w:r w:rsidR="0060522F">
        <w:rPr>
          <w:rFonts w:cs="Times New Roman"/>
          <w:szCs w:val="28"/>
        </w:rPr>
        <w:br/>
      </w:r>
      <w:r w:rsidRPr="00DF2FCC">
        <w:rPr>
          <w:rFonts w:cs="Times New Roman"/>
          <w:szCs w:val="28"/>
        </w:rPr>
        <w:t>GROUP BY</w:t>
      </w:r>
      <w:r w:rsidR="0060522F">
        <w:rPr>
          <w:rFonts w:cs="Times New Roman"/>
          <w:szCs w:val="28"/>
        </w:rPr>
        <w:t xml:space="preserve">, когда уже </w:t>
      </w:r>
      <w:r w:rsidR="0060522F" w:rsidRPr="0060522F">
        <w:rPr>
          <w:rFonts w:cs="Times New Roman"/>
          <w:szCs w:val="28"/>
        </w:rPr>
        <w:t>можно накладывать условия на результаты агрегатных</w:t>
      </w:r>
      <w:r w:rsidR="0060522F">
        <w:rPr>
          <w:rFonts w:cs="Times New Roman"/>
          <w:szCs w:val="28"/>
        </w:rPr>
        <w:br/>
      </w:r>
      <w:r w:rsidR="0060522F" w:rsidRPr="0060522F">
        <w:rPr>
          <w:rFonts w:cs="Times New Roman"/>
          <w:szCs w:val="28"/>
        </w:rPr>
        <w:t>функций</w:t>
      </w:r>
      <w:r w:rsidR="0060522F">
        <w:rPr>
          <w:rFonts w:cs="Times New Roman"/>
          <w:szCs w:val="28"/>
        </w:rPr>
        <w:t>.</w:t>
      </w:r>
    </w:p>
    <w:p w14:paraId="679F4326" w14:textId="77777777" w:rsidR="007C48C4" w:rsidRDefault="007C48C4">
      <w:pPr>
        <w:widowControl w:val="0"/>
        <w:rPr>
          <w:rFonts w:cs="Times New Roman"/>
          <w:szCs w:val="28"/>
        </w:rPr>
      </w:pPr>
    </w:p>
    <w:p w14:paraId="3DF501F1" w14:textId="100EE610" w:rsidR="00137F0C" w:rsidRPr="00845B80" w:rsidRDefault="00A93C96" w:rsidP="00FB5519">
      <w:pPr>
        <w:ind w:firstLine="720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>Вывод</w:t>
      </w:r>
      <w:r w:rsidRPr="00866CCB">
        <w:rPr>
          <w:rFonts w:cs="Times New Roman"/>
          <w:b/>
          <w:bCs/>
          <w:szCs w:val="28"/>
        </w:rPr>
        <w:t>:</w:t>
      </w:r>
      <w:r w:rsidRPr="00866CCB">
        <w:rPr>
          <w:rFonts w:cs="Times New Roman"/>
          <w:szCs w:val="28"/>
        </w:rPr>
        <w:t xml:space="preserve"> </w:t>
      </w:r>
      <w:r w:rsidR="00CB7EA6" w:rsidRPr="00CB7EA6">
        <w:rPr>
          <w:rFonts w:cs="Times New Roman"/>
          <w:szCs w:val="28"/>
        </w:rPr>
        <w:t>в ходе лабораторной работы</w:t>
      </w:r>
      <w:r w:rsidR="00770562">
        <w:rPr>
          <w:rFonts w:cs="Times New Roman"/>
          <w:szCs w:val="28"/>
        </w:rPr>
        <w:t xml:space="preserve"> был </w:t>
      </w:r>
      <w:r w:rsidR="00770562">
        <w:t>изучен синтаксис и основные</w:t>
      </w:r>
      <w:r w:rsidR="00770562">
        <w:br/>
        <w:t>команды для формирования запросов к базе данных. Также, был освоен процесс</w:t>
      </w:r>
      <w:r w:rsidR="00770562">
        <w:br/>
        <w:t>формирования SQL-запросов.</w:t>
      </w:r>
    </w:p>
    <w:sectPr w:rsidR="00137F0C" w:rsidRPr="00845B80" w:rsidSect="007F087C">
      <w:footerReference w:type="default" r:id="rId30"/>
      <w:pgSz w:w="11906" w:h="16838"/>
      <w:pgMar w:top="1134" w:right="567" w:bottom="567" w:left="1134" w:header="0" w:footer="709" w:gutter="0"/>
      <w:pgNumType w:start="1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D2D63D" w14:textId="77777777" w:rsidR="005130AC" w:rsidRDefault="005130AC">
      <w:pPr>
        <w:spacing w:line="240" w:lineRule="auto"/>
      </w:pPr>
      <w:r>
        <w:separator/>
      </w:r>
    </w:p>
  </w:endnote>
  <w:endnote w:type="continuationSeparator" w:id="0">
    <w:p w14:paraId="4A858656" w14:textId="77777777" w:rsidR="005130AC" w:rsidRDefault="005130A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46768870"/>
      <w:docPartObj>
        <w:docPartGallery w:val="Page Numbers (Bottom of Page)"/>
        <w:docPartUnique/>
      </w:docPartObj>
    </w:sdtPr>
    <w:sdtEndPr/>
    <w:sdtContent>
      <w:p w14:paraId="3A3B4043" w14:textId="77777777" w:rsidR="00054F6A" w:rsidRDefault="00E7697E">
        <w:pPr>
          <w:pStyle w:val="Footer"/>
          <w:spacing w:line="360" w:lineRule="auto"/>
          <w:jc w:val="center"/>
          <w:rPr>
            <w:rFonts w:cs="Times New Roman"/>
            <w:szCs w:val="28"/>
          </w:rPr>
        </w:pPr>
        <w:r>
          <w:rPr>
            <w:rFonts w:cs="Times New Roman"/>
            <w:szCs w:val="28"/>
          </w:rPr>
          <w:fldChar w:fldCharType="begin"/>
        </w:r>
        <w:r>
          <w:rPr>
            <w:rFonts w:cs="Times New Roman"/>
            <w:szCs w:val="28"/>
          </w:rPr>
          <w:instrText xml:space="preserve"> PAGE </w:instrText>
        </w:r>
        <w:r>
          <w:rPr>
            <w:rFonts w:cs="Times New Roman"/>
            <w:szCs w:val="28"/>
          </w:rPr>
          <w:fldChar w:fldCharType="separate"/>
        </w:r>
        <w:r>
          <w:rPr>
            <w:rFonts w:cs="Times New Roman"/>
            <w:szCs w:val="28"/>
          </w:rPr>
          <w:t>8</w:t>
        </w:r>
        <w:r>
          <w:rPr>
            <w:rFonts w:cs="Times New Roman"/>
            <w:szCs w:val="28"/>
          </w:rPr>
          <w:fldChar w:fldCharType="end"/>
        </w:r>
      </w:p>
    </w:sdtContent>
  </w:sdt>
  <w:p w14:paraId="0E1D1BA4" w14:textId="77777777" w:rsidR="00054F6A" w:rsidRDefault="00054F6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7145C6" w14:textId="77777777" w:rsidR="005130AC" w:rsidRDefault="005130AC">
      <w:pPr>
        <w:spacing w:line="240" w:lineRule="auto"/>
      </w:pPr>
      <w:r>
        <w:separator/>
      </w:r>
    </w:p>
  </w:footnote>
  <w:footnote w:type="continuationSeparator" w:id="0">
    <w:p w14:paraId="795318AA" w14:textId="77777777" w:rsidR="005130AC" w:rsidRDefault="005130A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004EE"/>
    <w:multiLevelType w:val="hybridMultilevel"/>
    <w:tmpl w:val="B2784DCE"/>
    <w:lvl w:ilvl="0" w:tplc="67D495BC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0DD76B5"/>
    <w:multiLevelType w:val="hybridMultilevel"/>
    <w:tmpl w:val="30DE3100"/>
    <w:lvl w:ilvl="0" w:tplc="7AB612E4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6776476"/>
    <w:multiLevelType w:val="hybridMultilevel"/>
    <w:tmpl w:val="2B608D82"/>
    <w:lvl w:ilvl="0" w:tplc="17267C8A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69D0FD4"/>
    <w:multiLevelType w:val="hybridMultilevel"/>
    <w:tmpl w:val="995E343A"/>
    <w:lvl w:ilvl="0" w:tplc="F72608A6">
      <w:start w:val="1"/>
      <w:numFmt w:val="bullet"/>
      <w:suff w:val="space"/>
      <w:lvlText w:val=""/>
      <w:lvlJc w:val="left"/>
      <w:pPr>
        <w:ind w:left="2836" w:firstLine="106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9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7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1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8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5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25" w:hanging="360"/>
      </w:pPr>
      <w:rPr>
        <w:rFonts w:ascii="Wingdings" w:hAnsi="Wingdings" w:hint="default"/>
      </w:rPr>
    </w:lvl>
  </w:abstractNum>
  <w:abstractNum w:abstractNumId="4" w15:restartNumberingAfterBreak="0">
    <w:nsid w:val="31A964E3"/>
    <w:multiLevelType w:val="hybridMultilevel"/>
    <w:tmpl w:val="E6D0659E"/>
    <w:lvl w:ilvl="0" w:tplc="733C47D2">
      <w:numFmt w:val="bullet"/>
      <w:suff w:val="space"/>
      <w:lvlText w:val="-"/>
      <w:lvlJc w:val="left"/>
      <w:pPr>
        <w:ind w:left="0" w:firstLine="3905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3BF721A9"/>
    <w:multiLevelType w:val="multilevel"/>
    <w:tmpl w:val="1A9A08B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5CD94CEF"/>
    <w:multiLevelType w:val="hybridMultilevel"/>
    <w:tmpl w:val="7B7224FA"/>
    <w:lvl w:ilvl="0" w:tplc="5674F4BC">
      <w:start w:val="1"/>
      <w:numFmt w:val="decimal"/>
      <w:suff w:val="space"/>
      <w:lvlText w:val="%1)"/>
      <w:lvlJc w:val="left"/>
      <w:pPr>
        <w:ind w:left="0" w:firstLine="709"/>
      </w:pPr>
      <w:rPr>
        <w:rFonts w:ascii="Times New Roman" w:eastAsia="Calibri" w:hAnsi="Times New Roman" w:cstheme="minorBidi" w:hint="default"/>
        <w:sz w:val="28"/>
        <w:szCs w:val="28"/>
      </w:rPr>
    </w:lvl>
    <w:lvl w:ilvl="1" w:tplc="C650A08A">
      <w:start w:val="1"/>
      <w:numFmt w:val="lowerLetter"/>
      <w:suff w:val="space"/>
      <w:lvlText w:val="%2)"/>
      <w:lvlJc w:val="left"/>
      <w:pPr>
        <w:ind w:left="1418" w:firstLine="0"/>
      </w:pPr>
      <w:rPr>
        <w:rFonts w:hint="default"/>
      </w:rPr>
    </w:lvl>
    <w:lvl w:ilvl="2" w:tplc="E7E0FCD8">
      <w:start w:val="1"/>
      <w:numFmt w:val="decimal"/>
      <w:lvlText w:val="%3."/>
      <w:lvlJc w:val="left"/>
      <w:pPr>
        <w:ind w:left="3256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7" w15:restartNumberingAfterBreak="0">
    <w:nsid w:val="627977BA"/>
    <w:multiLevelType w:val="hybridMultilevel"/>
    <w:tmpl w:val="723E0EF8"/>
    <w:lvl w:ilvl="0" w:tplc="486852C2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5744ED8"/>
    <w:multiLevelType w:val="hybridMultilevel"/>
    <w:tmpl w:val="9F68FD04"/>
    <w:lvl w:ilvl="0" w:tplc="0C42ADEA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D6F04A6"/>
    <w:multiLevelType w:val="hybridMultilevel"/>
    <w:tmpl w:val="A1DC16BE"/>
    <w:lvl w:ilvl="0" w:tplc="F754E226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83F6F52E">
      <w:start w:val="1"/>
      <w:numFmt w:val="lowerLetter"/>
      <w:suff w:val="space"/>
      <w:lvlText w:val="%2."/>
      <w:lvlJc w:val="left"/>
      <w:pPr>
        <w:ind w:left="1789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E1153AD"/>
    <w:multiLevelType w:val="hybridMultilevel"/>
    <w:tmpl w:val="58F05C9A"/>
    <w:lvl w:ilvl="0" w:tplc="0AFEF8D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1870901"/>
    <w:multiLevelType w:val="multilevel"/>
    <w:tmpl w:val="2FA8CFEA"/>
    <w:lvl w:ilvl="0">
      <w:start w:val="1"/>
      <w:numFmt w:val="decimal"/>
      <w:pStyle w:val="Header1"/>
      <w:suff w:val="space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12" w15:restartNumberingAfterBreak="0">
    <w:nsid w:val="72C23EE4"/>
    <w:multiLevelType w:val="hybridMultilevel"/>
    <w:tmpl w:val="86F019AE"/>
    <w:lvl w:ilvl="0" w:tplc="52120E30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72C41DAF"/>
    <w:multiLevelType w:val="hybridMultilevel"/>
    <w:tmpl w:val="88DCF8FE"/>
    <w:lvl w:ilvl="0" w:tplc="12800900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11"/>
  </w:num>
  <w:num w:numId="3">
    <w:abstractNumId w:val="10"/>
  </w:num>
  <w:num w:numId="4">
    <w:abstractNumId w:val="8"/>
  </w:num>
  <w:num w:numId="5">
    <w:abstractNumId w:val="6"/>
  </w:num>
  <w:num w:numId="6">
    <w:abstractNumId w:val="3"/>
  </w:num>
  <w:num w:numId="7">
    <w:abstractNumId w:val="4"/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0"/>
  </w:num>
  <w:num w:numId="11">
    <w:abstractNumId w:val="12"/>
  </w:num>
  <w:num w:numId="12">
    <w:abstractNumId w:val="1"/>
  </w:num>
  <w:num w:numId="13">
    <w:abstractNumId w:val="2"/>
  </w:num>
  <w:num w:numId="14">
    <w:abstractNumId w:val="7"/>
  </w:num>
  <w:num w:numId="15">
    <w:abstractNumId w:val="1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ladimir Nikulin">
    <w15:presenceInfo w15:providerId="Windows Live" w15:userId="e6b949921d4bd51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F6A"/>
    <w:rsid w:val="00000B99"/>
    <w:rsid w:val="00000D57"/>
    <w:rsid w:val="00001B2B"/>
    <w:rsid w:val="00002F7B"/>
    <w:rsid w:val="00004540"/>
    <w:rsid w:val="00007053"/>
    <w:rsid w:val="00010B91"/>
    <w:rsid w:val="000114A9"/>
    <w:rsid w:val="00011705"/>
    <w:rsid w:val="000128FB"/>
    <w:rsid w:val="00012E02"/>
    <w:rsid w:val="00012ECA"/>
    <w:rsid w:val="000151D7"/>
    <w:rsid w:val="000152AF"/>
    <w:rsid w:val="00015D8E"/>
    <w:rsid w:val="000179D5"/>
    <w:rsid w:val="00020A2A"/>
    <w:rsid w:val="00024DF6"/>
    <w:rsid w:val="0003343E"/>
    <w:rsid w:val="000340FE"/>
    <w:rsid w:val="00035AD1"/>
    <w:rsid w:val="0003736B"/>
    <w:rsid w:val="00037F19"/>
    <w:rsid w:val="000403E1"/>
    <w:rsid w:val="00040453"/>
    <w:rsid w:val="00040544"/>
    <w:rsid w:val="00041A8A"/>
    <w:rsid w:val="00044CF2"/>
    <w:rsid w:val="000461B3"/>
    <w:rsid w:val="0005188C"/>
    <w:rsid w:val="00051DDB"/>
    <w:rsid w:val="00052519"/>
    <w:rsid w:val="00054F6A"/>
    <w:rsid w:val="00057A2A"/>
    <w:rsid w:val="00062AC1"/>
    <w:rsid w:val="0006489A"/>
    <w:rsid w:val="00067DF3"/>
    <w:rsid w:val="00071D5C"/>
    <w:rsid w:val="00074309"/>
    <w:rsid w:val="00074427"/>
    <w:rsid w:val="000747A5"/>
    <w:rsid w:val="00075320"/>
    <w:rsid w:val="00075A8A"/>
    <w:rsid w:val="00076029"/>
    <w:rsid w:val="000829A6"/>
    <w:rsid w:val="000843D2"/>
    <w:rsid w:val="000849E5"/>
    <w:rsid w:val="00084F45"/>
    <w:rsid w:val="000860D0"/>
    <w:rsid w:val="00087D05"/>
    <w:rsid w:val="00090236"/>
    <w:rsid w:val="000921CE"/>
    <w:rsid w:val="0009249D"/>
    <w:rsid w:val="00092DA1"/>
    <w:rsid w:val="0009362F"/>
    <w:rsid w:val="00093ECE"/>
    <w:rsid w:val="000973CD"/>
    <w:rsid w:val="000A2962"/>
    <w:rsid w:val="000A2B80"/>
    <w:rsid w:val="000A4CCB"/>
    <w:rsid w:val="000A4F40"/>
    <w:rsid w:val="000A5CAC"/>
    <w:rsid w:val="000B14D2"/>
    <w:rsid w:val="000B2B5D"/>
    <w:rsid w:val="000B2D19"/>
    <w:rsid w:val="000B4693"/>
    <w:rsid w:val="000B4D2C"/>
    <w:rsid w:val="000B522E"/>
    <w:rsid w:val="000B6D99"/>
    <w:rsid w:val="000C2461"/>
    <w:rsid w:val="000C2631"/>
    <w:rsid w:val="000C43C5"/>
    <w:rsid w:val="000C7A28"/>
    <w:rsid w:val="000C7B94"/>
    <w:rsid w:val="000C7EB3"/>
    <w:rsid w:val="000D0ED2"/>
    <w:rsid w:val="000D28B7"/>
    <w:rsid w:val="000D3CC5"/>
    <w:rsid w:val="000D50D5"/>
    <w:rsid w:val="000D57AA"/>
    <w:rsid w:val="000D6069"/>
    <w:rsid w:val="000D680D"/>
    <w:rsid w:val="000E0035"/>
    <w:rsid w:val="000E15DE"/>
    <w:rsid w:val="000E3D67"/>
    <w:rsid w:val="000E5D35"/>
    <w:rsid w:val="000E5F53"/>
    <w:rsid w:val="000E6D0E"/>
    <w:rsid w:val="000E6F07"/>
    <w:rsid w:val="000E7169"/>
    <w:rsid w:val="000F0164"/>
    <w:rsid w:val="000F1C52"/>
    <w:rsid w:val="000F2649"/>
    <w:rsid w:val="000F34FF"/>
    <w:rsid w:val="000F3E02"/>
    <w:rsid w:val="000F4748"/>
    <w:rsid w:val="000F7184"/>
    <w:rsid w:val="001009B8"/>
    <w:rsid w:val="001020D0"/>
    <w:rsid w:val="00102E75"/>
    <w:rsid w:val="00106A36"/>
    <w:rsid w:val="00106F32"/>
    <w:rsid w:val="00107B09"/>
    <w:rsid w:val="00107E01"/>
    <w:rsid w:val="00111DC4"/>
    <w:rsid w:val="00113985"/>
    <w:rsid w:val="00113EFE"/>
    <w:rsid w:val="00115A27"/>
    <w:rsid w:val="00116D89"/>
    <w:rsid w:val="00117C7C"/>
    <w:rsid w:val="001208B8"/>
    <w:rsid w:val="001258C5"/>
    <w:rsid w:val="00127CA6"/>
    <w:rsid w:val="001312E8"/>
    <w:rsid w:val="00132F03"/>
    <w:rsid w:val="00134FD9"/>
    <w:rsid w:val="00135C01"/>
    <w:rsid w:val="0013644F"/>
    <w:rsid w:val="00137F0C"/>
    <w:rsid w:val="00146E48"/>
    <w:rsid w:val="00150689"/>
    <w:rsid w:val="00153837"/>
    <w:rsid w:val="00154C95"/>
    <w:rsid w:val="00155D53"/>
    <w:rsid w:val="00156434"/>
    <w:rsid w:val="00157B97"/>
    <w:rsid w:val="00161810"/>
    <w:rsid w:val="00164369"/>
    <w:rsid w:val="0016561E"/>
    <w:rsid w:val="00167237"/>
    <w:rsid w:val="001764F5"/>
    <w:rsid w:val="00176764"/>
    <w:rsid w:val="00177C58"/>
    <w:rsid w:val="00181B18"/>
    <w:rsid w:val="00183605"/>
    <w:rsid w:val="00184448"/>
    <w:rsid w:val="00187017"/>
    <w:rsid w:val="00187B28"/>
    <w:rsid w:val="0019011A"/>
    <w:rsid w:val="00190B16"/>
    <w:rsid w:val="001937C9"/>
    <w:rsid w:val="00193F2B"/>
    <w:rsid w:val="00194E37"/>
    <w:rsid w:val="00196DA9"/>
    <w:rsid w:val="001A2390"/>
    <w:rsid w:val="001A297A"/>
    <w:rsid w:val="001A2CF5"/>
    <w:rsid w:val="001A54DE"/>
    <w:rsid w:val="001A7B09"/>
    <w:rsid w:val="001B046D"/>
    <w:rsid w:val="001B3818"/>
    <w:rsid w:val="001B465B"/>
    <w:rsid w:val="001B46A9"/>
    <w:rsid w:val="001B4B4F"/>
    <w:rsid w:val="001B6C25"/>
    <w:rsid w:val="001B7EBB"/>
    <w:rsid w:val="001C2528"/>
    <w:rsid w:val="001C3EEB"/>
    <w:rsid w:val="001C4EF0"/>
    <w:rsid w:val="001D0D98"/>
    <w:rsid w:val="001D1799"/>
    <w:rsid w:val="001D271D"/>
    <w:rsid w:val="001D2966"/>
    <w:rsid w:val="001D327B"/>
    <w:rsid w:val="001D3AC7"/>
    <w:rsid w:val="001E00CB"/>
    <w:rsid w:val="001E279E"/>
    <w:rsid w:val="001E396F"/>
    <w:rsid w:val="001E5960"/>
    <w:rsid w:val="001E5E2E"/>
    <w:rsid w:val="001E6831"/>
    <w:rsid w:val="001F1A98"/>
    <w:rsid w:val="001F1C2B"/>
    <w:rsid w:val="001F3096"/>
    <w:rsid w:val="001F5BE3"/>
    <w:rsid w:val="001F7494"/>
    <w:rsid w:val="002008D9"/>
    <w:rsid w:val="00200B2E"/>
    <w:rsid w:val="00200BD5"/>
    <w:rsid w:val="002024D9"/>
    <w:rsid w:val="00203182"/>
    <w:rsid w:val="00203CA9"/>
    <w:rsid w:val="00204A64"/>
    <w:rsid w:val="00204C86"/>
    <w:rsid w:val="00204F11"/>
    <w:rsid w:val="002055A0"/>
    <w:rsid w:val="002057EB"/>
    <w:rsid w:val="002069D3"/>
    <w:rsid w:val="002121DF"/>
    <w:rsid w:val="002133F5"/>
    <w:rsid w:val="00213C92"/>
    <w:rsid w:val="002161F8"/>
    <w:rsid w:val="002230F5"/>
    <w:rsid w:val="0022363B"/>
    <w:rsid w:val="00225C45"/>
    <w:rsid w:val="00231AC7"/>
    <w:rsid w:val="00232A28"/>
    <w:rsid w:val="0023382E"/>
    <w:rsid w:val="00234FED"/>
    <w:rsid w:val="0023560B"/>
    <w:rsid w:val="00235966"/>
    <w:rsid w:val="002374C7"/>
    <w:rsid w:val="002402BD"/>
    <w:rsid w:val="00240B33"/>
    <w:rsid w:val="0024134B"/>
    <w:rsid w:val="00241DA1"/>
    <w:rsid w:val="00242CD0"/>
    <w:rsid w:val="00242D0F"/>
    <w:rsid w:val="002435F4"/>
    <w:rsid w:val="00244F59"/>
    <w:rsid w:val="00251852"/>
    <w:rsid w:val="002560F0"/>
    <w:rsid w:val="00256E3F"/>
    <w:rsid w:val="00256F82"/>
    <w:rsid w:val="00257D1D"/>
    <w:rsid w:val="00261403"/>
    <w:rsid w:val="00262BA1"/>
    <w:rsid w:val="00262DC5"/>
    <w:rsid w:val="00262F5C"/>
    <w:rsid w:val="00263BD8"/>
    <w:rsid w:val="00264165"/>
    <w:rsid w:val="00266B01"/>
    <w:rsid w:val="002670BB"/>
    <w:rsid w:val="0027228E"/>
    <w:rsid w:val="00273BFA"/>
    <w:rsid w:val="00275504"/>
    <w:rsid w:val="0027590A"/>
    <w:rsid w:val="00275F3C"/>
    <w:rsid w:val="00277DA8"/>
    <w:rsid w:val="00280929"/>
    <w:rsid w:val="00282CD6"/>
    <w:rsid w:val="002834BF"/>
    <w:rsid w:val="00287B1C"/>
    <w:rsid w:val="00287DD3"/>
    <w:rsid w:val="00292B1F"/>
    <w:rsid w:val="00294340"/>
    <w:rsid w:val="00294E0B"/>
    <w:rsid w:val="00296B5B"/>
    <w:rsid w:val="002A00C7"/>
    <w:rsid w:val="002A0A8A"/>
    <w:rsid w:val="002A3216"/>
    <w:rsid w:val="002A3DDA"/>
    <w:rsid w:val="002A720D"/>
    <w:rsid w:val="002A7C80"/>
    <w:rsid w:val="002B020D"/>
    <w:rsid w:val="002B0324"/>
    <w:rsid w:val="002B0C6E"/>
    <w:rsid w:val="002B35D1"/>
    <w:rsid w:val="002B5E6F"/>
    <w:rsid w:val="002C01DB"/>
    <w:rsid w:val="002C03D4"/>
    <w:rsid w:val="002C69F4"/>
    <w:rsid w:val="002C73F1"/>
    <w:rsid w:val="002C777D"/>
    <w:rsid w:val="002C7C61"/>
    <w:rsid w:val="002D25C5"/>
    <w:rsid w:val="002D702C"/>
    <w:rsid w:val="002D7859"/>
    <w:rsid w:val="002E0EA6"/>
    <w:rsid w:val="002E18F5"/>
    <w:rsid w:val="002E2BCE"/>
    <w:rsid w:val="002E5589"/>
    <w:rsid w:val="002F13B3"/>
    <w:rsid w:val="002F1973"/>
    <w:rsid w:val="002F2FE0"/>
    <w:rsid w:val="002F60B8"/>
    <w:rsid w:val="002F77D2"/>
    <w:rsid w:val="00300A9D"/>
    <w:rsid w:val="003015C0"/>
    <w:rsid w:val="0030260B"/>
    <w:rsid w:val="00304069"/>
    <w:rsid w:val="003040E5"/>
    <w:rsid w:val="00304247"/>
    <w:rsid w:val="003062C9"/>
    <w:rsid w:val="00310B9A"/>
    <w:rsid w:val="00310D6C"/>
    <w:rsid w:val="003118C6"/>
    <w:rsid w:val="003121F7"/>
    <w:rsid w:val="0031414C"/>
    <w:rsid w:val="00315D1D"/>
    <w:rsid w:val="00315FDC"/>
    <w:rsid w:val="00317337"/>
    <w:rsid w:val="00320E50"/>
    <w:rsid w:val="003244EA"/>
    <w:rsid w:val="00324721"/>
    <w:rsid w:val="00326484"/>
    <w:rsid w:val="00327F5B"/>
    <w:rsid w:val="0033070E"/>
    <w:rsid w:val="00331D4C"/>
    <w:rsid w:val="003320E9"/>
    <w:rsid w:val="00332451"/>
    <w:rsid w:val="00336886"/>
    <w:rsid w:val="0034191B"/>
    <w:rsid w:val="00344EA3"/>
    <w:rsid w:val="00345071"/>
    <w:rsid w:val="0034570A"/>
    <w:rsid w:val="00345CEF"/>
    <w:rsid w:val="00346E46"/>
    <w:rsid w:val="003473C8"/>
    <w:rsid w:val="00347F71"/>
    <w:rsid w:val="0035056E"/>
    <w:rsid w:val="0035070F"/>
    <w:rsid w:val="00350C0D"/>
    <w:rsid w:val="0035285A"/>
    <w:rsid w:val="003534E2"/>
    <w:rsid w:val="00355139"/>
    <w:rsid w:val="003576BC"/>
    <w:rsid w:val="00360397"/>
    <w:rsid w:val="00360651"/>
    <w:rsid w:val="00360BA3"/>
    <w:rsid w:val="003610E8"/>
    <w:rsid w:val="003614D8"/>
    <w:rsid w:val="003664EA"/>
    <w:rsid w:val="0037054A"/>
    <w:rsid w:val="00370FEE"/>
    <w:rsid w:val="00372407"/>
    <w:rsid w:val="00372C5E"/>
    <w:rsid w:val="0037371B"/>
    <w:rsid w:val="003769F8"/>
    <w:rsid w:val="003804B1"/>
    <w:rsid w:val="00382CE7"/>
    <w:rsid w:val="003849FB"/>
    <w:rsid w:val="0038757C"/>
    <w:rsid w:val="00387BE0"/>
    <w:rsid w:val="00390303"/>
    <w:rsid w:val="00392610"/>
    <w:rsid w:val="00392DF6"/>
    <w:rsid w:val="00393580"/>
    <w:rsid w:val="00397928"/>
    <w:rsid w:val="003A1B78"/>
    <w:rsid w:val="003A1CE9"/>
    <w:rsid w:val="003A57C0"/>
    <w:rsid w:val="003A6654"/>
    <w:rsid w:val="003A724D"/>
    <w:rsid w:val="003B0D95"/>
    <w:rsid w:val="003B1394"/>
    <w:rsid w:val="003B225A"/>
    <w:rsid w:val="003B2BC9"/>
    <w:rsid w:val="003B46F7"/>
    <w:rsid w:val="003B74F6"/>
    <w:rsid w:val="003B776C"/>
    <w:rsid w:val="003C2E9E"/>
    <w:rsid w:val="003C40F6"/>
    <w:rsid w:val="003C4F0B"/>
    <w:rsid w:val="003C66E7"/>
    <w:rsid w:val="003D119E"/>
    <w:rsid w:val="003D194C"/>
    <w:rsid w:val="003D2264"/>
    <w:rsid w:val="003D2E36"/>
    <w:rsid w:val="003D4849"/>
    <w:rsid w:val="003D49B6"/>
    <w:rsid w:val="003D6266"/>
    <w:rsid w:val="003D677E"/>
    <w:rsid w:val="003D78CE"/>
    <w:rsid w:val="003E0D6E"/>
    <w:rsid w:val="003E1309"/>
    <w:rsid w:val="003E2F10"/>
    <w:rsid w:val="003E3195"/>
    <w:rsid w:val="003E3EB4"/>
    <w:rsid w:val="003E540E"/>
    <w:rsid w:val="003E6EC4"/>
    <w:rsid w:val="003F1D57"/>
    <w:rsid w:val="003F206A"/>
    <w:rsid w:val="003F2E25"/>
    <w:rsid w:val="003F3ED4"/>
    <w:rsid w:val="003F48E9"/>
    <w:rsid w:val="003F550E"/>
    <w:rsid w:val="003F556B"/>
    <w:rsid w:val="003F60D3"/>
    <w:rsid w:val="003F67FB"/>
    <w:rsid w:val="003F692A"/>
    <w:rsid w:val="003F7B7A"/>
    <w:rsid w:val="004007E6"/>
    <w:rsid w:val="00400B68"/>
    <w:rsid w:val="00401C8D"/>
    <w:rsid w:val="00402395"/>
    <w:rsid w:val="00402E9D"/>
    <w:rsid w:val="00405407"/>
    <w:rsid w:val="004057DF"/>
    <w:rsid w:val="00407A0A"/>
    <w:rsid w:val="00414891"/>
    <w:rsid w:val="0041516C"/>
    <w:rsid w:val="00415221"/>
    <w:rsid w:val="00415281"/>
    <w:rsid w:val="004167CB"/>
    <w:rsid w:val="00417449"/>
    <w:rsid w:val="00421B33"/>
    <w:rsid w:val="00425442"/>
    <w:rsid w:val="00432B87"/>
    <w:rsid w:val="0043305A"/>
    <w:rsid w:val="00434EE8"/>
    <w:rsid w:val="00436FA4"/>
    <w:rsid w:val="00437777"/>
    <w:rsid w:val="00441E82"/>
    <w:rsid w:val="00443268"/>
    <w:rsid w:val="00443AE9"/>
    <w:rsid w:val="00444DE8"/>
    <w:rsid w:val="00445164"/>
    <w:rsid w:val="00446335"/>
    <w:rsid w:val="00447A6E"/>
    <w:rsid w:val="00450EA9"/>
    <w:rsid w:val="00451CDF"/>
    <w:rsid w:val="00452D89"/>
    <w:rsid w:val="00455FAF"/>
    <w:rsid w:val="0045758E"/>
    <w:rsid w:val="00460672"/>
    <w:rsid w:val="004606DC"/>
    <w:rsid w:val="00461188"/>
    <w:rsid w:val="00464ACB"/>
    <w:rsid w:val="00470ECA"/>
    <w:rsid w:val="0047110C"/>
    <w:rsid w:val="00471C31"/>
    <w:rsid w:val="00475493"/>
    <w:rsid w:val="00477D28"/>
    <w:rsid w:val="00480005"/>
    <w:rsid w:val="004809EA"/>
    <w:rsid w:val="004817C5"/>
    <w:rsid w:val="00482B7C"/>
    <w:rsid w:val="004833AD"/>
    <w:rsid w:val="00484655"/>
    <w:rsid w:val="00485E75"/>
    <w:rsid w:val="00494343"/>
    <w:rsid w:val="004956D7"/>
    <w:rsid w:val="0049594C"/>
    <w:rsid w:val="00495AAF"/>
    <w:rsid w:val="00497309"/>
    <w:rsid w:val="0049790B"/>
    <w:rsid w:val="004A0065"/>
    <w:rsid w:val="004A0468"/>
    <w:rsid w:val="004A0822"/>
    <w:rsid w:val="004A1F02"/>
    <w:rsid w:val="004A1F53"/>
    <w:rsid w:val="004A46E3"/>
    <w:rsid w:val="004A7BA2"/>
    <w:rsid w:val="004B02E0"/>
    <w:rsid w:val="004B0E1F"/>
    <w:rsid w:val="004B3CCB"/>
    <w:rsid w:val="004B72CB"/>
    <w:rsid w:val="004C1086"/>
    <w:rsid w:val="004C3F21"/>
    <w:rsid w:val="004C4615"/>
    <w:rsid w:val="004C4811"/>
    <w:rsid w:val="004C4B40"/>
    <w:rsid w:val="004C5CE1"/>
    <w:rsid w:val="004C7533"/>
    <w:rsid w:val="004D0478"/>
    <w:rsid w:val="004D19DF"/>
    <w:rsid w:val="004D3719"/>
    <w:rsid w:val="004D5AAB"/>
    <w:rsid w:val="004D5BC8"/>
    <w:rsid w:val="004E17A3"/>
    <w:rsid w:val="004E1D23"/>
    <w:rsid w:val="004E3973"/>
    <w:rsid w:val="004E4951"/>
    <w:rsid w:val="004E6B89"/>
    <w:rsid w:val="004E6CA5"/>
    <w:rsid w:val="004E7B56"/>
    <w:rsid w:val="004F1694"/>
    <w:rsid w:val="004F2805"/>
    <w:rsid w:val="004F2898"/>
    <w:rsid w:val="004F5926"/>
    <w:rsid w:val="005029FA"/>
    <w:rsid w:val="00502D5B"/>
    <w:rsid w:val="005032F1"/>
    <w:rsid w:val="00503C82"/>
    <w:rsid w:val="005052B8"/>
    <w:rsid w:val="005060B7"/>
    <w:rsid w:val="00510C3E"/>
    <w:rsid w:val="005130AC"/>
    <w:rsid w:val="00514CC8"/>
    <w:rsid w:val="005151EB"/>
    <w:rsid w:val="005157EC"/>
    <w:rsid w:val="00515E3E"/>
    <w:rsid w:val="00522D4C"/>
    <w:rsid w:val="00524599"/>
    <w:rsid w:val="005250BF"/>
    <w:rsid w:val="0053223E"/>
    <w:rsid w:val="00533C12"/>
    <w:rsid w:val="0053445B"/>
    <w:rsid w:val="005346E0"/>
    <w:rsid w:val="0053499B"/>
    <w:rsid w:val="00534EB5"/>
    <w:rsid w:val="005362C3"/>
    <w:rsid w:val="005412D4"/>
    <w:rsid w:val="00541D61"/>
    <w:rsid w:val="00541FBF"/>
    <w:rsid w:val="00543A36"/>
    <w:rsid w:val="005440F9"/>
    <w:rsid w:val="0054480F"/>
    <w:rsid w:val="00545883"/>
    <w:rsid w:val="005531B7"/>
    <w:rsid w:val="00554546"/>
    <w:rsid w:val="00554A11"/>
    <w:rsid w:val="0055592B"/>
    <w:rsid w:val="00560793"/>
    <w:rsid w:val="00561B51"/>
    <w:rsid w:val="00561DB4"/>
    <w:rsid w:val="005623B3"/>
    <w:rsid w:val="00562C5E"/>
    <w:rsid w:val="00562DB1"/>
    <w:rsid w:val="00564E55"/>
    <w:rsid w:val="00565DB7"/>
    <w:rsid w:val="00570092"/>
    <w:rsid w:val="005719F7"/>
    <w:rsid w:val="0057261E"/>
    <w:rsid w:val="00574DF8"/>
    <w:rsid w:val="00583B61"/>
    <w:rsid w:val="00585349"/>
    <w:rsid w:val="005855E6"/>
    <w:rsid w:val="0058604F"/>
    <w:rsid w:val="00587109"/>
    <w:rsid w:val="00587C0A"/>
    <w:rsid w:val="0059034C"/>
    <w:rsid w:val="005909B6"/>
    <w:rsid w:val="005919FB"/>
    <w:rsid w:val="00592B02"/>
    <w:rsid w:val="005974CD"/>
    <w:rsid w:val="005A15AE"/>
    <w:rsid w:val="005B0EB3"/>
    <w:rsid w:val="005B2FCD"/>
    <w:rsid w:val="005B4CDA"/>
    <w:rsid w:val="005B55DB"/>
    <w:rsid w:val="005C0109"/>
    <w:rsid w:val="005C5FE6"/>
    <w:rsid w:val="005D097C"/>
    <w:rsid w:val="005D0BC8"/>
    <w:rsid w:val="005D0BF1"/>
    <w:rsid w:val="005D22FE"/>
    <w:rsid w:val="005D27BF"/>
    <w:rsid w:val="005D3280"/>
    <w:rsid w:val="005D3EDF"/>
    <w:rsid w:val="005D58E0"/>
    <w:rsid w:val="005D7072"/>
    <w:rsid w:val="005D769F"/>
    <w:rsid w:val="005E0AFA"/>
    <w:rsid w:val="005E1311"/>
    <w:rsid w:val="005E1C3B"/>
    <w:rsid w:val="005E3BD6"/>
    <w:rsid w:val="005E7CFB"/>
    <w:rsid w:val="005E7DD1"/>
    <w:rsid w:val="005F0948"/>
    <w:rsid w:val="005F0FC6"/>
    <w:rsid w:val="005F40DC"/>
    <w:rsid w:val="005F44A1"/>
    <w:rsid w:val="005F577F"/>
    <w:rsid w:val="005F60FB"/>
    <w:rsid w:val="005F6585"/>
    <w:rsid w:val="005F6969"/>
    <w:rsid w:val="005F7A7B"/>
    <w:rsid w:val="00600091"/>
    <w:rsid w:val="00601339"/>
    <w:rsid w:val="00602582"/>
    <w:rsid w:val="006027BE"/>
    <w:rsid w:val="0060522F"/>
    <w:rsid w:val="00605839"/>
    <w:rsid w:val="006061FF"/>
    <w:rsid w:val="006078B1"/>
    <w:rsid w:val="00607C30"/>
    <w:rsid w:val="00611856"/>
    <w:rsid w:val="00612A34"/>
    <w:rsid w:val="006149AF"/>
    <w:rsid w:val="006175E8"/>
    <w:rsid w:val="006202CF"/>
    <w:rsid w:val="0062286D"/>
    <w:rsid w:val="00622B9E"/>
    <w:rsid w:val="00626DE9"/>
    <w:rsid w:val="00626E58"/>
    <w:rsid w:val="00630C2D"/>
    <w:rsid w:val="00631CE5"/>
    <w:rsid w:val="00632131"/>
    <w:rsid w:val="006335A3"/>
    <w:rsid w:val="006344FC"/>
    <w:rsid w:val="006349F7"/>
    <w:rsid w:val="00637886"/>
    <w:rsid w:val="0064122F"/>
    <w:rsid w:val="0064313F"/>
    <w:rsid w:val="00644CBE"/>
    <w:rsid w:val="00645132"/>
    <w:rsid w:val="00645136"/>
    <w:rsid w:val="00645733"/>
    <w:rsid w:val="006476A7"/>
    <w:rsid w:val="00650163"/>
    <w:rsid w:val="00650580"/>
    <w:rsid w:val="00651BAD"/>
    <w:rsid w:val="006526C0"/>
    <w:rsid w:val="00653B06"/>
    <w:rsid w:val="00653DBC"/>
    <w:rsid w:val="00654F22"/>
    <w:rsid w:val="00655460"/>
    <w:rsid w:val="0066113C"/>
    <w:rsid w:val="00666371"/>
    <w:rsid w:val="00666384"/>
    <w:rsid w:val="0066711D"/>
    <w:rsid w:val="00667AC4"/>
    <w:rsid w:val="00670702"/>
    <w:rsid w:val="006707E2"/>
    <w:rsid w:val="00670D1A"/>
    <w:rsid w:val="00670F19"/>
    <w:rsid w:val="00672F45"/>
    <w:rsid w:val="006746EF"/>
    <w:rsid w:val="006747D4"/>
    <w:rsid w:val="0067642E"/>
    <w:rsid w:val="006773F5"/>
    <w:rsid w:val="00677ABF"/>
    <w:rsid w:val="00680F3C"/>
    <w:rsid w:val="00683286"/>
    <w:rsid w:val="00684A8E"/>
    <w:rsid w:val="006854C9"/>
    <w:rsid w:val="00685CCC"/>
    <w:rsid w:val="00687CD6"/>
    <w:rsid w:val="00691C7D"/>
    <w:rsid w:val="00696D0B"/>
    <w:rsid w:val="00697A66"/>
    <w:rsid w:val="006A01D4"/>
    <w:rsid w:val="006A0767"/>
    <w:rsid w:val="006A098D"/>
    <w:rsid w:val="006A144C"/>
    <w:rsid w:val="006A22C4"/>
    <w:rsid w:val="006A22CF"/>
    <w:rsid w:val="006A2390"/>
    <w:rsid w:val="006A24C2"/>
    <w:rsid w:val="006A4A5F"/>
    <w:rsid w:val="006A595C"/>
    <w:rsid w:val="006A60C6"/>
    <w:rsid w:val="006A7BB1"/>
    <w:rsid w:val="006B3024"/>
    <w:rsid w:val="006B3043"/>
    <w:rsid w:val="006B5FD7"/>
    <w:rsid w:val="006B74A3"/>
    <w:rsid w:val="006C0850"/>
    <w:rsid w:val="006C1A8A"/>
    <w:rsid w:val="006C22E9"/>
    <w:rsid w:val="006C29B6"/>
    <w:rsid w:val="006C6749"/>
    <w:rsid w:val="006E0642"/>
    <w:rsid w:val="006E12F2"/>
    <w:rsid w:val="006E1C59"/>
    <w:rsid w:val="006E3592"/>
    <w:rsid w:val="006E4A3D"/>
    <w:rsid w:val="006E5854"/>
    <w:rsid w:val="006E795A"/>
    <w:rsid w:val="006F00E2"/>
    <w:rsid w:val="006F11E9"/>
    <w:rsid w:val="006F1CB2"/>
    <w:rsid w:val="006F2A1A"/>
    <w:rsid w:val="006F2B1B"/>
    <w:rsid w:val="006F5B72"/>
    <w:rsid w:val="006F6A20"/>
    <w:rsid w:val="007009C5"/>
    <w:rsid w:val="00701C94"/>
    <w:rsid w:val="00701D90"/>
    <w:rsid w:val="00702096"/>
    <w:rsid w:val="0070294B"/>
    <w:rsid w:val="00703614"/>
    <w:rsid w:val="00703ECC"/>
    <w:rsid w:val="00704521"/>
    <w:rsid w:val="00704A90"/>
    <w:rsid w:val="00706FD0"/>
    <w:rsid w:val="00711C4C"/>
    <w:rsid w:val="007131E1"/>
    <w:rsid w:val="00714194"/>
    <w:rsid w:val="007141D2"/>
    <w:rsid w:val="00715AEC"/>
    <w:rsid w:val="00716C17"/>
    <w:rsid w:val="00717110"/>
    <w:rsid w:val="007221D8"/>
    <w:rsid w:val="00722879"/>
    <w:rsid w:val="00723014"/>
    <w:rsid w:val="0073169F"/>
    <w:rsid w:val="00734288"/>
    <w:rsid w:val="00734927"/>
    <w:rsid w:val="0073763C"/>
    <w:rsid w:val="00740F7A"/>
    <w:rsid w:val="00742C60"/>
    <w:rsid w:val="00743189"/>
    <w:rsid w:val="00743E34"/>
    <w:rsid w:val="00744AB6"/>
    <w:rsid w:val="00745C76"/>
    <w:rsid w:val="007466F0"/>
    <w:rsid w:val="00746D9D"/>
    <w:rsid w:val="00752ACD"/>
    <w:rsid w:val="00754628"/>
    <w:rsid w:val="00755FF5"/>
    <w:rsid w:val="00757936"/>
    <w:rsid w:val="0076108C"/>
    <w:rsid w:val="00762CA3"/>
    <w:rsid w:val="00764E79"/>
    <w:rsid w:val="00770310"/>
    <w:rsid w:val="00770562"/>
    <w:rsid w:val="007728CF"/>
    <w:rsid w:val="0077360B"/>
    <w:rsid w:val="00773A9C"/>
    <w:rsid w:val="00773E7D"/>
    <w:rsid w:val="00774287"/>
    <w:rsid w:val="007742C6"/>
    <w:rsid w:val="007750D4"/>
    <w:rsid w:val="007757E7"/>
    <w:rsid w:val="0077657A"/>
    <w:rsid w:val="0077661F"/>
    <w:rsid w:val="00776D18"/>
    <w:rsid w:val="0077766B"/>
    <w:rsid w:val="0078065F"/>
    <w:rsid w:val="00780BEF"/>
    <w:rsid w:val="00781228"/>
    <w:rsid w:val="00781D82"/>
    <w:rsid w:val="007841E8"/>
    <w:rsid w:val="007859EA"/>
    <w:rsid w:val="00787D8C"/>
    <w:rsid w:val="007927C1"/>
    <w:rsid w:val="00792E22"/>
    <w:rsid w:val="00795624"/>
    <w:rsid w:val="007A0CD0"/>
    <w:rsid w:val="007A270D"/>
    <w:rsid w:val="007A382F"/>
    <w:rsid w:val="007A6F74"/>
    <w:rsid w:val="007A7F47"/>
    <w:rsid w:val="007B00C2"/>
    <w:rsid w:val="007B1F2A"/>
    <w:rsid w:val="007B2325"/>
    <w:rsid w:val="007B310A"/>
    <w:rsid w:val="007B373A"/>
    <w:rsid w:val="007B5D37"/>
    <w:rsid w:val="007B7F77"/>
    <w:rsid w:val="007C032D"/>
    <w:rsid w:val="007C1B24"/>
    <w:rsid w:val="007C1B93"/>
    <w:rsid w:val="007C1F9F"/>
    <w:rsid w:val="007C282A"/>
    <w:rsid w:val="007C48C4"/>
    <w:rsid w:val="007C5047"/>
    <w:rsid w:val="007C5272"/>
    <w:rsid w:val="007C55BE"/>
    <w:rsid w:val="007C7749"/>
    <w:rsid w:val="007D0854"/>
    <w:rsid w:val="007D3980"/>
    <w:rsid w:val="007D48F5"/>
    <w:rsid w:val="007D52E4"/>
    <w:rsid w:val="007D64E1"/>
    <w:rsid w:val="007E0E39"/>
    <w:rsid w:val="007E17CB"/>
    <w:rsid w:val="007E35C4"/>
    <w:rsid w:val="007E366F"/>
    <w:rsid w:val="007E39BF"/>
    <w:rsid w:val="007E5FA3"/>
    <w:rsid w:val="007E7808"/>
    <w:rsid w:val="007F087C"/>
    <w:rsid w:val="007F1EF3"/>
    <w:rsid w:val="007F2DBF"/>
    <w:rsid w:val="007F43F2"/>
    <w:rsid w:val="007F4B41"/>
    <w:rsid w:val="007F56E3"/>
    <w:rsid w:val="007F64BB"/>
    <w:rsid w:val="008004B1"/>
    <w:rsid w:val="00800E78"/>
    <w:rsid w:val="00803F12"/>
    <w:rsid w:val="00804BB4"/>
    <w:rsid w:val="00810E2D"/>
    <w:rsid w:val="00811FE7"/>
    <w:rsid w:val="00817369"/>
    <w:rsid w:val="008206E4"/>
    <w:rsid w:val="00820D83"/>
    <w:rsid w:val="00826C1F"/>
    <w:rsid w:val="00833395"/>
    <w:rsid w:val="00833A67"/>
    <w:rsid w:val="00834259"/>
    <w:rsid w:val="00834D7A"/>
    <w:rsid w:val="00834E6A"/>
    <w:rsid w:val="008364F9"/>
    <w:rsid w:val="00836689"/>
    <w:rsid w:val="00837AA4"/>
    <w:rsid w:val="00840418"/>
    <w:rsid w:val="00841FCB"/>
    <w:rsid w:val="00843910"/>
    <w:rsid w:val="00843CB5"/>
    <w:rsid w:val="00843EFC"/>
    <w:rsid w:val="0084555D"/>
    <w:rsid w:val="00845B80"/>
    <w:rsid w:val="00850D6F"/>
    <w:rsid w:val="00851145"/>
    <w:rsid w:val="0085147B"/>
    <w:rsid w:val="00851AA5"/>
    <w:rsid w:val="00851DA2"/>
    <w:rsid w:val="00853DEA"/>
    <w:rsid w:val="008553B1"/>
    <w:rsid w:val="008555C5"/>
    <w:rsid w:val="0085690C"/>
    <w:rsid w:val="0085705F"/>
    <w:rsid w:val="00861C66"/>
    <w:rsid w:val="00862062"/>
    <w:rsid w:val="008649F7"/>
    <w:rsid w:val="008656B0"/>
    <w:rsid w:val="00865BEE"/>
    <w:rsid w:val="00865F13"/>
    <w:rsid w:val="00866CCB"/>
    <w:rsid w:val="00866DBE"/>
    <w:rsid w:val="00871677"/>
    <w:rsid w:val="0087184B"/>
    <w:rsid w:val="00873038"/>
    <w:rsid w:val="0087392B"/>
    <w:rsid w:val="008748AF"/>
    <w:rsid w:val="008763E7"/>
    <w:rsid w:val="0087706F"/>
    <w:rsid w:val="00881160"/>
    <w:rsid w:val="00882313"/>
    <w:rsid w:val="00882467"/>
    <w:rsid w:val="008826AF"/>
    <w:rsid w:val="00884B96"/>
    <w:rsid w:val="00885497"/>
    <w:rsid w:val="00891700"/>
    <w:rsid w:val="008931B3"/>
    <w:rsid w:val="00896297"/>
    <w:rsid w:val="00896732"/>
    <w:rsid w:val="008A2D05"/>
    <w:rsid w:val="008A3BCC"/>
    <w:rsid w:val="008A4702"/>
    <w:rsid w:val="008A4864"/>
    <w:rsid w:val="008A4CC1"/>
    <w:rsid w:val="008A6284"/>
    <w:rsid w:val="008A6C23"/>
    <w:rsid w:val="008B0EB3"/>
    <w:rsid w:val="008B1AC3"/>
    <w:rsid w:val="008B1E1B"/>
    <w:rsid w:val="008B5097"/>
    <w:rsid w:val="008B6733"/>
    <w:rsid w:val="008C01F8"/>
    <w:rsid w:val="008C4CC9"/>
    <w:rsid w:val="008C4F30"/>
    <w:rsid w:val="008C5C59"/>
    <w:rsid w:val="008C686C"/>
    <w:rsid w:val="008D2670"/>
    <w:rsid w:val="008D6B33"/>
    <w:rsid w:val="008E266C"/>
    <w:rsid w:val="008E2836"/>
    <w:rsid w:val="008E2C02"/>
    <w:rsid w:val="008E3D4B"/>
    <w:rsid w:val="008E677D"/>
    <w:rsid w:val="008E6C70"/>
    <w:rsid w:val="008F087B"/>
    <w:rsid w:val="008F1CE5"/>
    <w:rsid w:val="008F23C1"/>
    <w:rsid w:val="008F5BAD"/>
    <w:rsid w:val="008F5C26"/>
    <w:rsid w:val="008F6186"/>
    <w:rsid w:val="008F7110"/>
    <w:rsid w:val="0090017D"/>
    <w:rsid w:val="00901921"/>
    <w:rsid w:val="00901F26"/>
    <w:rsid w:val="00905384"/>
    <w:rsid w:val="00907C6C"/>
    <w:rsid w:val="00912095"/>
    <w:rsid w:val="00912585"/>
    <w:rsid w:val="00912675"/>
    <w:rsid w:val="00912F88"/>
    <w:rsid w:val="00913768"/>
    <w:rsid w:val="00913790"/>
    <w:rsid w:val="00913D70"/>
    <w:rsid w:val="00914C70"/>
    <w:rsid w:val="00914FDF"/>
    <w:rsid w:val="0092138D"/>
    <w:rsid w:val="0092186B"/>
    <w:rsid w:val="009235A6"/>
    <w:rsid w:val="00925555"/>
    <w:rsid w:val="00931800"/>
    <w:rsid w:val="00934069"/>
    <w:rsid w:val="009346FF"/>
    <w:rsid w:val="0093525C"/>
    <w:rsid w:val="0093740E"/>
    <w:rsid w:val="00937F35"/>
    <w:rsid w:val="00940B4C"/>
    <w:rsid w:val="0094291D"/>
    <w:rsid w:val="00945F23"/>
    <w:rsid w:val="00947DD0"/>
    <w:rsid w:val="00951B11"/>
    <w:rsid w:val="009535A8"/>
    <w:rsid w:val="00955AF5"/>
    <w:rsid w:val="00961C06"/>
    <w:rsid w:val="009621D3"/>
    <w:rsid w:val="009633D7"/>
    <w:rsid w:val="00964C2E"/>
    <w:rsid w:val="00964ED7"/>
    <w:rsid w:val="0096699C"/>
    <w:rsid w:val="00972A64"/>
    <w:rsid w:val="00972E8D"/>
    <w:rsid w:val="00975431"/>
    <w:rsid w:val="009762B4"/>
    <w:rsid w:val="009825E6"/>
    <w:rsid w:val="0098308A"/>
    <w:rsid w:val="009840C3"/>
    <w:rsid w:val="009845B8"/>
    <w:rsid w:val="00985447"/>
    <w:rsid w:val="00985695"/>
    <w:rsid w:val="009900CA"/>
    <w:rsid w:val="00990EAB"/>
    <w:rsid w:val="00991AA6"/>
    <w:rsid w:val="00993706"/>
    <w:rsid w:val="009A19E1"/>
    <w:rsid w:val="009A23F2"/>
    <w:rsid w:val="009A2FE6"/>
    <w:rsid w:val="009A370E"/>
    <w:rsid w:val="009A4EE3"/>
    <w:rsid w:val="009A5688"/>
    <w:rsid w:val="009A5AE0"/>
    <w:rsid w:val="009A6353"/>
    <w:rsid w:val="009B5D2A"/>
    <w:rsid w:val="009C04DE"/>
    <w:rsid w:val="009C10A5"/>
    <w:rsid w:val="009C14FC"/>
    <w:rsid w:val="009C282F"/>
    <w:rsid w:val="009C50B8"/>
    <w:rsid w:val="009C6146"/>
    <w:rsid w:val="009C62CB"/>
    <w:rsid w:val="009C6355"/>
    <w:rsid w:val="009C79E1"/>
    <w:rsid w:val="009D014E"/>
    <w:rsid w:val="009D03CC"/>
    <w:rsid w:val="009D0CC8"/>
    <w:rsid w:val="009D1612"/>
    <w:rsid w:val="009D1997"/>
    <w:rsid w:val="009D29AF"/>
    <w:rsid w:val="009D3C86"/>
    <w:rsid w:val="009D5229"/>
    <w:rsid w:val="009D5711"/>
    <w:rsid w:val="009E0C30"/>
    <w:rsid w:val="009E22FB"/>
    <w:rsid w:val="009E2AC1"/>
    <w:rsid w:val="009E5162"/>
    <w:rsid w:val="009E5AE0"/>
    <w:rsid w:val="009E71B5"/>
    <w:rsid w:val="009E7AF0"/>
    <w:rsid w:val="009F1093"/>
    <w:rsid w:val="009F22BD"/>
    <w:rsid w:val="009F4530"/>
    <w:rsid w:val="00A00451"/>
    <w:rsid w:val="00A02AF5"/>
    <w:rsid w:val="00A037D0"/>
    <w:rsid w:val="00A07EF5"/>
    <w:rsid w:val="00A12ABB"/>
    <w:rsid w:val="00A1484C"/>
    <w:rsid w:val="00A15299"/>
    <w:rsid w:val="00A15963"/>
    <w:rsid w:val="00A16417"/>
    <w:rsid w:val="00A16902"/>
    <w:rsid w:val="00A16C3F"/>
    <w:rsid w:val="00A17D13"/>
    <w:rsid w:val="00A21B8E"/>
    <w:rsid w:val="00A24DF3"/>
    <w:rsid w:val="00A25C7D"/>
    <w:rsid w:val="00A25F1A"/>
    <w:rsid w:val="00A31143"/>
    <w:rsid w:val="00A32B0A"/>
    <w:rsid w:val="00A32F70"/>
    <w:rsid w:val="00A362DB"/>
    <w:rsid w:val="00A366BF"/>
    <w:rsid w:val="00A37A7C"/>
    <w:rsid w:val="00A37F3A"/>
    <w:rsid w:val="00A40C54"/>
    <w:rsid w:val="00A4121D"/>
    <w:rsid w:val="00A4170F"/>
    <w:rsid w:val="00A4340F"/>
    <w:rsid w:val="00A43EAD"/>
    <w:rsid w:val="00A44B03"/>
    <w:rsid w:val="00A5355E"/>
    <w:rsid w:val="00A535B7"/>
    <w:rsid w:val="00A555B6"/>
    <w:rsid w:val="00A5583C"/>
    <w:rsid w:val="00A56D8D"/>
    <w:rsid w:val="00A57955"/>
    <w:rsid w:val="00A60D91"/>
    <w:rsid w:val="00A639B4"/>
    <w:rsid w:val="00A63E69"/>
    <w:rsid w:val="00A64948"/>
    <w:rsid w:val="00A660F7"/>
    <w:rsid w:val="00A67E22"/>
    <w:rsid w:val="00A712CC"/>
    <w:rsid w:val="00A72025"/>
    <w:rsid w:val="00A75797"/>
    <w:rsid w:val="00A81AE4"/>
    <w:rsid w:val="00A81EFD"/>
    <w:rsid w:val="00A83167"/>
    <w:rsid w:val="00A84A57"/>
    <w:rsid w:val="00A86731"/>
    <w:rsid w:val="00A872CC"/>
    <w:rsid w:val="00A90481"/>
    <w:rsid w:val="00A93C96"/>
    <w:rsid w:val="00A96541"/>
    <w:rsid w:val="00AA03F2"/>
    <w:rsid w:val="00AA17DE"/>
    <w:rsid w:val="00AA5F69"/>
    <w:rsid w:val="00AA653B"/>
    <w:rsid w:val="00AA759B"/>
    <w:rsid w:val="00AA78F0"/>
    <w:rsid w:val="00AB0B41"/>
    <w:rsid w:val="00AB3AF3"/>
    <w:rsid w:val="00AB4043"/>
    <w:rsid w:val="00AB76B7"/>
    <w:rsid w:val="00AB7A40"/>
    <w:rsid w:val="00AC10BA"/>
    <w:rsid w:val="00AC27D7"/>
    <w:rsid w:val="00AC475C"/>
    <w:rsid w:val="00AC49CA"/>
    <w:rsid w:val="00AC7956"/>
    <w:rsid w:val="00AD2C8D"/>
    <w:rsid w:val="00AD4B04"/>
    <w:rsid w:val="00AD527D"/>
    <w:rsid w:val="00AD631B"/>
    <w:rsid w:val="00AD6994"/>
    <w:rsid w:val="00AD73DB"/>
    <w:rsid w:val="00AD7600"/>
    <w:rsid w:val="00AE0690"/>
    <w:rsid w:val="00AE1DCC"/>
    <w:rsid w:val="00AE2A2D"/>
    <w:rsid w:val="00AE33D9"/>
    <w:rsid w:val="00AE4904"/>
    <w:rsid w:val="00AE4BAB"/>
    <w:rsid w:val="00AE6583"/>
    <w:rsid w:val="00AE69F8"/>
    <w:rsid w:val="00AE7461"/>
    <w:rsid w:val="00AE78F6"/>
    <w:rsid w:val="00AF33FA"/>
    <w:rsid w:val="00AF4893"/>
    <w:rsid w:val="00AF59DF"/>
    <w:rsid w:val="00B00EAB"/>
    <w:rsid w:val="00B02EC2"/>
    <w:rsid w:val="00B04200"/>
    <w:rsid w:val="00B070C9"/>
    <w:rsid w:val="00B0796C"/>
    <w:rsid w:val="00B12F5E"/>
    <w:rsid w:val="00B13A99"/>
    <w:rsid w:val="00B16A29"/>
    <w:rsid w:val="00B205CF"/>
    <w:rsid w:val="00B2145B"/>
    <w:rsid w:val="00B21585"/>
    <w:rsid w:val="00B263CE"/>
    <w:rsid w:val="00B26AB2"/>
    <w:rsid w:val="00B26B9A"/>
    <w:rsid w:val="00B278A1"/>
    <w:rsid w:val="00B30707"/>
    <w:rsid w:val="00B33B50"/>
    <w:rsid w:val="00B37684"/>
    <w:rsid w:val="00B40864"/>
    <w:rsid w:val="00B41ADD"/>
    <w:rsid w:val="00B439B4"/>
    <w:rsid w:val="00B44ABB"/>
    <w:rsid w:val="00B45BEE"/>
    <w:rsid w:val="00B4655C"/>
    <w:rsid w:val="00B46840"/>
    <w:rsid w:val="00B533FF"/>
    <w:rsid w:val="00B537F4"/>
    <w:rsid w:val="00B543B9"/>
    <w:rsid w:val="00B5556D"/>
    <w:rsid w:val="00B56BF9"/>
    <w:rsid w:val="00B57EA7"/>
    <w:rsid w:val="00B60D0B"/>
    <w:rsid w:val="00B610F5"/>
    <w:rsid w:val="00B62087"/>
    <w:rsid w:val="00B62E19"/>
    <w:rsid w:val="00B63616"/>
    <w:rsid w:val="00B63D44"/>
    <w:rsid w:val="00B6511D"/>
    <w:rsid w:val="00B6638E"/>
    <w:rsid w:val="00B66B44"/>
    <w:rsid w:val="00B71129"/>
    <w:rsid w:val="00B71962"/>
    <w:rsid w:val="00B71A86"/>
    <w:rsid w:val="00B71C01"/>
    <w:rsid w:val="00B7326E"/>
    <w:rsid w:val="00B7394C"/>
    <w:rsid w:val="00B7401E"/>
    <w:rsid w:val="00B77D89"/>
    <w:rsid w:val="00B77F76"/>
    <w:rsid w:val="00B83443"/>
    <w:rsid w:val="00B842E7"/>
    <w:rsid w:val="00B84337"/>
    <w:rsid w:val="00B871E6"/>
    <w:rsid w:val="00B90AEC"/>
    <w:rsid w:val="00B9258F"/>
    <w:rsid w:val="00B95D5B"/>
    <w:rsid w:val="00B9693C"/>
    <w:rsid w:val="00BA1CA9"/>
    <w:rsid w:val="00BA24CC"/>
    <w:rsid w:val="00BA25EC"/>
    <w:rsid w:val="00BA4EDE"/>
    <w:rsid w:val="00BA512B"/>
    <w:rsid w:val="00BA5BA9"/>
    <w:rsid w:val="00BB2FCD"/>
    <w:rsid w:val="00BB31B3"/>
    <w:rsid w:val="00BB4D3C"/>
    <w:rsid w:val="00BB60F0"/>
    <w:rsid w:val="00BC0283"/>
    <w:rsid w:val="00BC196A"/>
    <w:rsid w:val="00BC2F84"/>
    <w:rsid w:val="00BC4078"/>
    <w:rsid w:val="00BC45A6"/>
    <w:rsid w:val="00BC536A"/>
    <w:rsid w:val="00BC5CDD"/>
    <w:rsid w:val="00BC70D9"/>
    <w:rsid w:val="00BD050B"/>
    <w:rsid w:val="00BD3D85"/>
    <w:rsid w:val="00BD4F69"/>
    <w:rsid w:val="00BD6589"/>
    <w:rsid w:val="00BD7036"/>
    <w:rsid w:val="00BE1563"/>
    <w:rsid w:val="00BE17D0"/>
    <w:rsid w:val="00BE230B"/>
    <w:rsid w:val="00BE2703"/>
    <w:rsid w:val="00BE3DA1"/>
    <w:rsid w:val="00BE495A"/>
    <w:rsid w:val="00BE506C"/>
    <w:rsid w:val="00BE78FE"/>
    <w:rsid w:val="00BF128B"/>
    <w:rsid w:val="00BF2C60"/>
    <w:rsid w:val="00BF60D0"/>
    <w:rsid w:val="00BF6A99"/>
    <w:rsid w:val="00BF7041"/>
    <w:rsid w:val="00C01A45"/>
    <w:rsid w:val="00C020B3"/>
    <w:rsid w:val="00C03B6F"/>
    <w:rsid w:val="00C040E8"/>
    <w:rsid w:val="00C047DE"/>
    <w:rsid w:val="00C05210"/>
    <w:rsid w:val="00C05F43"/>
    <w:rsid w:val="00C1095E"/>
    <w:rsid w:val="00C11DBF"/>
    <w:rsid w:val="00C16244"/>
    <w:rsid w:val="00C17D88"/>
    <w:rsid w:val="00C200E3"/>
    <w:rsid w:val="00C20835"/>
    <w:rsid w:val="00C21EDB"/>
    <w:rsid w:val="00C241BB"/>
    <w:rsid w:val="00C258C8"/>
    <w:rsid w:val="00C300CD"/>
    <w:rsid w:val="00C30219"/>
    <w:rsid w:val="00C31998"/>
    <w:rsid w:val="00C32BA1"/>
    <w:rsid w:val="00C32CEF"/>
    <w:rsid w:val="00C336AA"/>
    <w:rsid w:val="00C34B17"/>
    <w:rsid w:val="00C4243F"/>
    <w:rsid w:val="00C4340D"/>
    <w:rsid w:val="00C43802"/>
    <w:rsid w:val="00C44C0D"/>
    <w:rsid w:val="00C4630C"/>
    <w:rsid w:val="00C46DDF"/>
    <w:rsid w:val="00C50024"/>
    <w:rsid w:val="00C503E4"/>
    <w:rsid w:val="00C50B00"/>
    <w:rsid w:val="00C51AC4"/>
    <w:rsid w:val="00C51AF2"/>
    <w:rsid w:val="00C51B47"/>
    <w:rsid w:val="00C51ED8"/>
    <w:rsid w:val="00C52CF6"/>
    <w:rsid w:val="00C54B24"/>
    <w:rsid w:val="00C54C09"/>
    <w:rsid w:val="00C55C4C"/>
    <w:rsid w:val="00C56D67"/>
    <w:rsid w:val="00C62F4D"/>
    <w:rsid w:val="00C64FD0"/>
    <w:rsid w:val="00C700EC"/>
    <w:rsid w:val="00C703EB"/>
    <w:rsid w:val="00C74094"/>
    <w:rsid w:val="00C75B85"/>
    <w:rsid w:val="00C77E03"/>
    <w:rsid w:val="00C82427"/>
    <w:rsid w:val="00C852CB"/>
    <w:rsid w:val="00C85DEB"/>
    <w:rsid w:val="00C862EC"/>
    <w:rsid w:val="00C86A5C"/>
    <w:rsid w:val="00C916D7"/>
    <w:rsid w:val="00C92896"/>
    <w:rsid w:val="00C92E2A"/>
    <w:rsid w:val="00C92E82"/>
    <w:rsid w:val="00C92F5D"/>
    <w:rsid w:val="00C94208"/>
    <w:rsid w:val="00C97125"/>
    <w:rsid w:val="00CA005A"/>
    <w:rsid w:val="00CA03F6"/>
    <w:rsid w:val="00CA19F9"/>
    <w:rsid w:val="00CA1F0D"/>
    <w:rsid w:val="00CA3F17"/>
    <w:rsid w:val="00CA441C"/>
    <w:rsid w:val="00CA6887"/>
    <w:rsid w:val="00CA6FC2"/>
    <w:rsid w:val="00CB0375"/>
    <w:rsid w:val="00CB2745"/>
    <w:rsid w:val="00CB3D0A"/>
    <w:rsid w:val="00CB3D6B"/>
    <w:rsid w:val="00CB552F"/>
    <w:rsid w:val="00CB6A2C"/>
    <w:rsid w:val="00CB727D"/>
    <w:rsid w:val="00CB7A39"/>
    <w:rsid w:val="00CB7EA6"/>
    <w:rsid w:val="00CC1217"/>
    <w:rsid w:val="00CC2398"/>
    <w:rsid w:val="00CC5C7B"/>
    <w:rsid w:val="00CC6DB2"/>
    <w:rsid w:val="00CD088E"/>
    <w:rsid w:val="00CD0CDC"/>
    <w:rsid w:val="00CD59A3"/>
    <w:rsid w:val="00CE04B1"/>
    <w:rsid w:val="00CE0628"/>
    <w:rsid w:val="00CE1056"/>
    <w:rsid w:val="00CE12F9"/>
    <w:rsid w:val="00CE2117"/>
    <w:rsid w:val="00CE4C92"/>
    <w:rsid w:val="00CE69A7"/>
    <w:rsid w:val="00CE6A0A"/>
    <w:rsid w:val="00CE7708"/>
    <w:rsid w:val="00CE7FF3"/>
    <w:rsid w:val="00CF0D61"/>
    <w:rsid w:val="00CF10D0"/>
    <w:rsid w:val="00CF1E18"/>
    <w:rsid w:val="00CF1F2D"/>
    <w:rsid w:val="00CF44A6"/>
    <w:rsid w:val="00CF515F"/>
    <w:rsid w:val="00CF58E2"/>
    <w:rsid w:val="00CF5F37"/>
    <w:rsid w:val="00CF6856"/>
    <w:rsid w:val="00CF7D8E"/>
    <w:rsid w:val="00D05FC6"/>
    <w:rsid w:val="00D06174"/>
    <w:rsid w:val="00D06555"/>
    <w:rsid w:val="00D1175E"/>
    <w:rsid w:val="00D12746"/>
    <w:rsid w:val="00D140CB"/>
    <w:rsid w:val="00D14CD3"/>
    <w:rsid w:val="00D14CDB"/>
    <w:rsid w:val="00D16735"/>
    <w:rsid w:val="00D16EC9"/>
    <w:rsid w:val="00D20075"/>
    <w:rsid w:val="00D208BA"/>
    <w:rsid w:val="00D21A48"/>
    <w:rsid w:val="00D25055"/>
    <w:rsid w:val="00D271DC"/>
    <w:rsid w:val="00D30DA9"/>
    <w:rsid w:val="00D31D31"/>
    <w:rsid w:val="00D31E7E"/>
    <w:rsid w:val="00D33860"/>
    <w:rsid w:val="00D33D6D"/>
    <w:rsid w:val="00D3479B"/>
    <w:rsid w:val="00D34C74"/>
    <w:rsid w:val="00D358EC"/>
    <w:rsid w:val="00D37626"/>
    <w:rsid w:val="00D404B5"/>
    <w:rsid w:val="00D42E9B"/>
    <w:rsid w:val="00D43B1C"/>
    <w:rsid w:val="00D44E68"/>
    <w:rsid w:val="00D4545D"/>
    <w:rsid w:val="00D45D6A"/>
    <w:rsid w:val="00D47501"/>
    <w:rsid w:val="00D53EC1"/>
    <w:rsid w:val="00D547F5"/>
    <w:rsid w:val="00D54B72"/>
    <w:rsid w:val="00D56415"/>
    <w:rsid w:val="00D56E3B"/>
    <w:rsid w:val="00D64435"/>
    <w:rsid w:val="00D64728"/>
    <w:rsid w:val="00D658AD"/>
    <w:rsid w:val="00D67C5B"/>
    <w:rsid w:val="00D732C5"/>
    <w:rsid w:val="00D756D1"/>
    <w:rsid w:val="00D80105"/>
    <w:rsid w:val="00D8554B"/>
    <w:rsid w:val="00D8685A"/>
    <w:rsid w:val="00D91E4A"/>
    <w:rsid w:val="00D9224E"/>
    <w:rsid w:val="00D92ABE"/>
    <w:rsid w:val="00D94CA5"/>
    <w:rsid w:val="00DA015F"/>
    <w:rsid w:val="00DA0167"/>
    <w:rsid w:val="00DA09B3"/>
    <w:rsid w:val="00DA13DB"/>
    <w:rsid w:val="00DA4329"/>
    <w:rsid w:val="00DA45B8"/>
    <w:rsid w:val="00DA5D5C"/>
    <w:rsid w:val="00DA7FEA"/>
    <w:rsid w:val="00DB5A1D"/>
    <w:rsid w:val="00DB7D66"/>
    <w:rsid w:val="00DC07F5"/>
    <w:rsid w:val="00DC40A2"/>
    <w:rsid w:val="00DC45EF"/>
    <w:rsid w:val="00DC46DE"/>
    <w:rsid w:val="00DC4A25"/>
    <w:rsid w:val="00DC6779"/>
    <w:rsid w:val="00DC748A"/>
    <w:rsid w:val="00DC7B19"/>
    <w:rsid w:val="00DD02BD"/>
    <w:rsid w:val="00DD1433"/>
    <w:rsid w:val="00DD4F84"/>
    <w:rsid w:val="00DD529B"/>
    <w:rsid w:val="00DD7430"/>
    <w:rsid w:val="00DE0B06"/>
    <w:rsid w:val="00DE25F8"/>
    <w:rsid w:val="00DE3D9B"/>
    <w:rsid w:val="00DE6C89"/>
    <w:rsid w:val="00DE74AD"/>
    <w:rsid w:val="00DF0691"/>
    <w:rsid w:val="00DF26BE"/>
    <w:rsid w:val="00DF2FCC"/>
    <w:rsid w:val="00DF3E05"/>
    <w:rsid w:val="00DF5034"/>
    <w:rsid w:val="00DF5BC5"/>
    <w:rsid w:val="00DF7B43"/>
    <w:rsid w:val="00E01267"/>
    <w:rsid w:val="00E01E94"/>
    <w:rsid w:val="00E020E0"/>
    <w:rsid w:val="00E027C8"/>
    <w:rsid w:val="00E03D42"/>
    <w:rsid w:val="00E03E8F"/>
    <w:rsid w:val="00E04430"/>
    <w:rsid w:val="00E04E76"/>
    <w:rsid w:val="00E05DEE"/>
    <w:rsid w:val="00E07B17"/>
    <w:rsid w:val="00E07FC2"/>
    <w:rsid w:val="00E111A6"/>
    <w:rsid w:val="00E11AD1"/>
    <w:rsid w:val="00E12E32"/>
    <w:rsid w:val="00E1376B"/>
    <w:rsid w:val="00E13E1F"/>
    <w:rsid w:val="00E1511E"/>
    <w:rsid w:val="00E1608F"/>
    <w:rsid w:val="00E17499"/>
    <w:rsid w:val="00E202AC"/>
    <w:rsid w:val="00E2083A"/>
    <w:rsid w:val="00E21EC7"/>
    <w:rsid w:val="00E2239D"/>
    <w:rsid w:val="00E23A9B"/>
    <w:rsid w:val="00E30187"/>
    <w:rsid w:val="00E419DA"/>
    <w:rsid w:val="00E54965"/>
    <w:rsid w:val="00E574B6"/>
    <w:rsid w:val="00E57C24"/>
    <w:rsid w:val="00E603A8"/>
    <w:rsid w:val="00E61464"/>
    <w:rsid w:val="00E62FB2"/>
    <w:rsid w:val="00E64459"/>
    <w:rsid w:val="00E65D31"/>
    <w:rsid w:val="00E6634C"/>
    <w:rsid w:val="00E66823"/>
    <w:rsid w:val="00E670A2"/>
    <w:rsid w:val="00E6715B"/>
    <w:rsid w:val="00E67B1F"/>
    <w:rsid w:val="00E70525"/>
    <w:rsid w:val="00E70C3A"/>
    <w:rsid w:val="00E7158C"/>
    <w:rsid w:val="00E754A5"/>
    <w:rsid w:val="00E759FB"/>
    <w:rsid w:val="00E7697E"/>
    <w:rsid w:val="00E824E8"/>
    <w:rsid w:val="00E86CEA"/>
    <w:rsid w:val="00E91260"/>
    <w:rsid w:val="00E979EC"/>
    <w:rsid w:val="00EA07F9"/>
    <w:rsid w:val="00EA0D71"/>
    <w:rsid w:val="00EA406A"/>
    <w:rsid w:val="00EA5545"/>
    <w:rsid w:val="00EA5F5F"/>
    <w:rsid w:val="00EB1904"/>
    <w:rsid w:val="00EB25E0"/>
    <w:rsid w:val="00EB374D"/>
    <w:rsid w:val="00EB3B78"/>
    <w:rsid w:val="00EB41CE"/>
    <w:rsid w:val="00EB5740"/>
    <w:rsid w:val="00EB5ACC"/>
    <w:rsid w:val="00EB6822"/>
    <w:rsid w:val="00EB6D3B"/>
    <w:rsid w:val="00EB7D0B"/>
    <w:rsid w:val="00EB7DB6"/>
    <w:rsid w:val="00EC0A6E"/>
    <w:rsid w:val="00EC204B"/>
    <w:rsid w:val="00EC2D9F"/>
    <w:rsid w:val="00EC6303"/>
    <w:rsid w:val="00EC6652"/>
    <w:rsid w:val="00EC6BFA"/>
    <w:rsid w:val="00EC7565"/>
    <w:rsid w:val="00EC75D3"/>
    <w:rsid w:val="00EC7A34"/>
    <w:rsid w:val="00ED1182"/>
    <w:rsid w:val="00ED1507"/>
    <w:rsid w:val="00ED2960"/>
    <w:rsid w:val="00ED4337"/>
    <w:rsid w:val="00ED46F0"/>
    <w:rsid w:val="00ED4DF9"/>
    <w:rsid w:val="00ED4E6F"/>
    <w:rsid w:val="00EE2490"/>
    <w:rsid w:val="00EE55FF"/>
    <w:rsid w:val="00EE7E74"/>
    <w:rsid w:val="00EF1C0C"/>
    <w:rsid w:val="00EF4E45"/>
    <w:rsid w:val="00EF636C"/>
    <w:rsid w:val="00F01407"/>
    <w:rsid w:val="00F04513"/>
    <w:rsid w:val="00F05A17"/>
    <w:rsid w:val="00F062F1"/>
    <w:rsid w:val="00F067C9"/>
    <w:rsid w:val="00F067CC"/>
    <w:rsid w:val="00F078D2"/>
    <w:rsid w:val="00F1353D"/>
    <w:rsid w:val="00F13781"/>
    <w:rsid w:val="00F22092"/>
    <w:rsid w:val="00F2233C"/>
    <w:rsid w:val="00F2345E"/>
    <w:rsid w:val="00F24F70"/>
    <w:rsid w:val="00F26440"/>
    <w:rsid w:val="00F26D5C"/>
    <w:rsid w:val="00F27356"/>
    <w:rsid w:val="00F275C1"/>
    <w:rsid w:val="00F30479"/>
    <w:rsid w:val="00F30808"/>
    <w:rsid w:val="00F34110"/>
    <w:rsid w:val="00F34248"/>
    <w:rsid w:val="00F34927"/>
    <w:rsid w:val="00F34991"/>
    <w:rsid w:val="00F35F33"/>
    <w:rsid w:val="00F36291"/>
    <w:rsid w:val="00F37C08"/>
    <w:rsid w:val="00F40CDE"/>
    <w:rsid w:val="00F420EB"/>
    <w:rsid w:val="00F42BDC"/>
    <w:rsid w:val="00F44874"/>
    <w:rsid w:val="00F5035C"/>
    <w:rsid w:val="00F50D90"/>
    <w:rsid w:val="00F51223"/>
    <w:rsid w:val="00F5144C"/>
    <w:rsid w:val="00F51770"/>
    <w:rsid w:val="00F53DB1"/>
    <w:rsid w:val="00F5417D"/>
    <w:rsid w:val="00F551CC"/>
    <w:rsid w:val="00F5528C"/>
    <w:rsid w:val="00F56816"/>
    <w:rsid w:val="00F608C4"/>
    <w:rsid w:val="00F6320F"/>
    <w:rsid w:val="00F652E4"/>
    <w:rsid w:val="00F66C95"/>
    <w:rsid w:val="00F67C3C"/>
    <w:rsid w:val="00F712E7"/>
    <w:rsid w:val="00F72FFD"/>
    <w:rsid w:val="00F73189"/>
    <w:rsid w:val="00F734C4"/>
    <w:rsid w:val="00F744A7"/>
    <w:rsid w:val="00F77303"/>
    <w:rsid w:val="00F77BC7"/>
    <w:rsid w:val="00F8215B"/>
    <w:rsid w:val="00F8606E"/>
    <w:rsid w:val="00F86AF3"/>
    <w:rsid w:val="00F870EE"/>
    <w:rsid w:val="00F93BCE"/>
    <w:rsid w:val="00F93D4D"/>
    <w:rsid w:val="00F97571"/>
    <w:rsid w:val="00F97DF8"/>
    <w:rsid w:val="00FA28F7"/>
    <w:rsid w:val="00FA3D79"/>
    <w:rsid w:val="00FA476F"/>
    <w:rsid w:val="00FA7246"/>
    <w:rsid w:val="00FA766E"/>
    <w:rsid w:val="00FB22CB"/>
    <w:rsid w:val="00FB27FC"/>
    <w:rsid w:val="00FB3D0C"/>
    <w:rsid w:val="00FB3F08"/>
    <w:rsid w:val="00FB4557"/>
    <w:rsid w:val="00FB5519"/>
    <w:rsid w:val="00FB5559"/>
    <w:rsid w:val="00FB559D"/>
    <w:rsid w:val="00FB6051"/>
    <w:rsid w:val="00FC12C4"/>
    <w:rsid w:val="00FC333D"/>
    <w:rsid w:val="00FC4334"/>
    <w:rsid w:val="00FC4B07"/>
    <w:rsid w:val="00FC6541"/>
    <w:rsid w:val="00FD01DA"/>
    <w:rsid w:val="00FD2CEE"/>
    <w:rsid w:val="00FD51EB"/>
    <w:rsid w:val="00FD5F09"/>
    <w:rsid w:val="00FD71F2"/>
    <w:rsid w:val="00FE1D62"/>
    <w:rsid w:val="00FE28F3"/>
    <w:rsid w:val="00FE2916"/>
    <w:rsid w:val="00FE2D11"/>
    <w:rsid w:val="00FE3A59"/>
    <w:rsid w:val="00FE3E6C"/>
    <w:rsid w:val="00FE693A"/>
    <w:rsid w:val="00FF0155"/>
    <w:rsid w:val="00FF2902"/>
    <w:rsid w:val="00FF35E4"/>
    <w:rsid w:val="00FF4492"/>
    <w:rsid w:val="00FF4518"/>
    <w:rsid w:val="00FF52F6"/>
    <w:rsid w:val="00FF57B5"/>
    <w:rsid w:val="00FF7142"/>
    <w:rsid w:val="00FF7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50509"/>
  <w15:docId w15:val="{0598035B-5E2F-415A-A14E-3A84C5914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zh-CN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1E1B"/>
    <w:pPr>
      <w:suppressAutoHyphens w:val="0"/>
      <w:spacing w:line="360" w:lineRule="auto"/>
      <w:ind w:firstLine="709"/>
      <w:jc w:val="both"/>
    </w:pPr>
    <w:rPr>
      <w:rFonts w:ascii="Times New Roman" w:eastAsia="Calibri" w:hAnsi="Times New Roman"/>
      <w:color w:val="000000" w:themeColor="text1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AB032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118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33027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03174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A4BDE"/>
    <w:rPr>
      <w:color w:val="954F72" w:themeColor="followed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515B37"/>
  </w:style>
  <w:style w:type="character" w:customStyle="1" w:styleId="FooterChar">
    <w:name w:val="Footer Char"/>
    <w:basedOn w:val="DefaultParagraphFont"/>
    <w:link w:val="Footer"/>
    <w:uiPriority w:val="99"/>
    <w:qFormat/>
    <w:rsid w:val="00515B37"/>
  </w:style>
  <w:style w:type="character" w:customStyle="1" w:styleId="Heading1Char">
    <w:name w:val="Heading 1 Char"/>
    <w:basedOn w:val="DefaultParagraphFont"/>
    <w:link w:val="Heading1"/>
    <w:uiPriority w:val="9"/>
    <w:qFormat/>
    <w:rsid w:val="00AB032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er1Char">
    <w:name w:val="Header 1 Char"/>
    <w:basedOn w:val="Heading1Char"/>
    <w:link w:val="Header1"/>
    <w:qFormat/>
    <w:rsid w:val="00DA256F"/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3F11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er2Char">
    <w:name w:val="Header 2 Char"/>
    <w:basedOn w:val="Heading2Char"/>
    <w:link w:val="Header2"/>
    <w:qFormat/>
    <w:rsid w:val="008F3C01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601662"/>
    <w:rPr>
      <w:rFonts w:ascii="Tahoma" w:hAnsi="Tahoma" w:cs="Tahoma"/>
      <w:color w:val="000000" w:themeColor="text1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5058C7"/>
    <w:rPr>
      <w:color w:val="605E5C"/>
      <w:shd w:val="clear" w:color="auto" w:fill="E1DFD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111E3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657FAD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657FAD"/>
    <w:rPr>
      <w:rFonts w:ascii="Times New Roman" w:hAnsi="Times New Roman"/>
      <w:color w:val="000000" w:themeColor="text1"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657FAD"/>
    <w:rPr>
      <w:rFonts w:ascii="Times New Roman" w:hAnsi="Times New Roman"/>
      <w:b/>
      <w:bCs/>
      <w:color w:val="000000" w:themeColor="text1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qFormat/>
    <w:rsid w:val="00AE1F2F"/>
    <w:rPr>
      <w:color w:val="808080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21159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1"/>
    <w:qFormat/>
    <w:rsid w:val="005559E5"/>
    <w:pPr>
      <w:ind w:left="720"/>
      <w:contextualSpacing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515B37"/>
    <w:pPr>
      <w:tabs>
        <w:tab w:val="center" w:pos="4844"/>
        <w:tab w:val="right" w:pos="9689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515B37"/>
    <w:pPr>
      <w:tabs>
        <w:tab w:val="center" w:pos="4844"/>
        <w:tab w:val="right" w:pos="9689"/>
      </w:tabs>
      <w:spacing w:line="240" w:lineRule="auto"/>
    </w:pPr>
  </w:style>
  <w:style w:type="paragraph" w:styleId="IndexHeading">
    <w:name w:val="index heading"/>
    <w:basedOn w:val="Heading"/>
  </w:style>
  <w:style w:type="paragraph" w:styleId="TOCHeading">
    <w:name w:val="TOC Heading"/>
    <w:basedOn w:val="Heading1"/>
    <w:next w:val="Normal"/>
    <w:uiPriority w:val="39"/>
    <w:unhideWhenUsed/>
    <w:qFormat/>
    <w:rsid w:val="00AB0320"/>
    <w:pPr>
      <w:outlineLvl w:val="9"/>
    </w:pPr>
  </w:style>
  <w:style w:type="paragraph" w:customStyle="1" w:styleId="Header1">
    <w:name w:val="Header 1"/>
    <w:basedOn w:val="Heading1"/>
    <w:link w:val="Header1Char"/>
    <w:autoRedefine/>
    <w:qFormat/>
    <w:rsid w:val="00DA256F"/>
    <w:pPr>
      <w:numPr>
        <w:numId w:val="2"/>
      </w:numPr>
      <w:spacing w:before="0"/>
    </w:pPr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Header2">
    <w:name w:val="Header 2"/>
    <w:basedOn w:val="Heading2"/>
    <w:link w:val="Header2Char"/>
    <w:autoRedefine/>
    <w:qFormat/>
    <w:rsid w:val="008F3C01"/>
    <w:pPr>
      <w:spacing w:before="0"/>
    </w:pPr>
    <w:rPr>
      <w:rFonts w:ascii="Times New Roman" w:hAnsi="Times New Roman"/>
      <w:color w:val="000000" w:themeColor="text1"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823D5E"/>
    <w:pPr>
      <w:tabs>
        <w:tab w:val="right" w:leader="dot" w:pos="10195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01662"/>
    <w:pPr>
      <w:spacing w:line="240" w:lineRule="auto"/>
    </w:pPr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rsid w:val="00AA4B22"/>
    <w:pPr>
      <w:spacing w:after="100"/>
      <w:ind w:left="28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111E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657FAD"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657FAD"/>
    <w:rPr>
      <w:b/>
      <w:bCs/>
    </w:rPr>
  </w:style>
  <w:style w:type="paragraph" w:styleId="NormalWeb">
    <w:name w:val="Normal (Web)"/>
    <w:basedOn w:val="Normal"/>
    <w:uiPriority w:val="99"/>
    <w:semiHidden/>
    <w:unhideWhenUsed/>
    <w:qFormat/>
    <w:rsid w:val="008B6D08"/>
    <w:pPr>
      <w:spacing w:beforeAutospacing="1" w:afterAutospacing="1" w:line="240" w:lineRule="auto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paragraph" w:customStyle="1" w:styleId="a">
    <w:name w:val="Рисунок"/>
    <w:basedOn w:val="Caption"/>
    <w:qFormat/>
    <w:rsid w:val="008B1E1B"/>
    <w:pPr>
      <w:spacing w:after="0" w:line="360" w:lineRule="auto"/>
      <w:ind w:firstLine="0"/>
      <w:jc w:val="center"/>
    </w:pPr>
    <w:rPr>
      <w:i w:val="0"/>
      <w:color w:val="000000" w:themeColor="text1"/>
      <w:sz w:val="28"/>
    </w:rPr>
  </w:style>
  <w:style w:type="table" w:styleId="TableGrid">
    <w:name w:val="Table Grid"/>
    <w:basedOn w:val="TableNormal"/>
    <w:uiPriority w:val="39"/>
    <w:rsid w:val="006853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TableNormal"/>
    <w:uiPriority w:val="40"/>
    <w:rsid w:val="00685362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</w:style>
  <w:style w:type="table" w:customStyle="1" w:styleId="PlainTable21">
    <w:name w:val="Plain Table 21"/>
    <w:basedOn w:val="TableNormal"/>
    <w:uiPriority w:val="42"/>
    <w:rsid w:val="0068536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1">
    <w:name w:val="Plain Table 31"/>
    <w:basedOn w:val="TableNormal"/>
    <w:uiPriority w:val="43"/>
    <w:rsid w:val="00685362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000000" w:themeColor="text1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5Dark1">
    <w:name w:val="Grid Table 5 Dark1"/>
    <w:basedOn w:val="TableNormal"/>
    <w:uiPriority w:val="50"/>
    <w:rsid w:val="00685362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41">
    <w:name w:val="Grid Table 41"/>
    <w:basedOn w:val="TableNormal"/>
    <w:uiPriority w:val="49"/>
    <w:rsid w:val="00685362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-Accent31">
    <w:name w:val="Grid Table 4 - Accent 31"/>
    <w:basedOn w:val="TableNormal"/>
    <w:uiPriority w:val="49"/>
    <w:rsid w:val="00685362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8F1CE5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F1CE5"/>
    <w:rPr>
      <w:rFonts w:ascii="Times New Roman" w:eastAsia="Calibri" w:hAnsi="Times New Roman"/>
      <w:color w:val="000000" w:themeColor="text1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F1CE5"/>
    <w:rPr>
      <w:vertAlign w:val="superscript"/>
    </w:rPr>
  </w:style>
  <w:style w:type="paragraph" w:styleId="NoSpacing">
    <w:name w:val="No Spacing"/>
    <w:uiPriority w:val="1"/>
    <w:qFormat/>
    <w:rsid w:val="0090017D"/>
    <w:pPr>
      <w:suppressAutoHyphens w:val="0"/>
      <w:spacing w:line="360" w:lineRule="auto"/>
    </w:pPr>
    <w:rPr>
      <w:rFonts w:ascii="Times New Roman" w:eastAsiaTheme="minorEastAsia" w:hAnsi="Times New Roman"/>
      <w:sz w:val="28"/>
      <w:lang w:eastAsia="ja-JP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E33D9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E33D9"/>
    <w:rPr>
      <w:rFonts w:ascii="Times New Roman" w:eastAsia="Calibri" w:hAnsi="Times New Roman"/>
      <w:color w:val="000000" w:themeColor="text1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AE33D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3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8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2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6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4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8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9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9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7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2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2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2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2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6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6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8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3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5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9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8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0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4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1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3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2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6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F4C850-63F5-4296-92DB-8169BF76A7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2041</TotalTime>
  <Pages>26</Pages>
  <Words>3565</Words>
  <Characters>20327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бПО-191. Никулин В.С.</dc:creator>
  <dc:description/>
  <cp:lastModifiedBy>Vladimir Nikulin</cp:lastModifiedBy>
  <cp:revision>1447</cp:revision>
  <cp:lastPrinted>2023-02-21T07:02:00Z</cp:lastPrinted>
  <dcterms:created xsi:type="dcterms:W3CDTF">2022-10-05T05:53:00Z</dcterms:created>
  <dcterms:modified xsi:type="dcterms:W3CDTF">2023-11-28T16:41:00Z</dcterms:modified>
  <dc:language>ru-RU</dc:language>
</cp:coreProperties>
</file>